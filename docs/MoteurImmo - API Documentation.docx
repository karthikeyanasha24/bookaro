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F6E3" w14:textId="77777777" w:rsidR="00500BB2" w:rsidRPr="00500BB2" w:rsidRDefault="00500BB2" w:rsidP="00500BB2">
      <w:pPr>
        <w:shd w:val="clear" w:color="auto" w:fill="FFFFFF"/>
        <w:spacing w:after="137" w:line="240" w:lineRule="auto"/>
        <w:jc w:val="center"/>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Documentation de l'API</w:t>
      </w:r>
    </w:p>
    <w:p w14:paraId="7D0E162A" w14:textId="77777777" w:rsidR="00500BB2" w:rsidRPr="00500BB2" w:rsidRDefault="00500BB2" w:rsidP="00500BB2">
      <w:p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br/>
        <w:t>Changelog</w:t>
      </w:r>
    </w:p>
    <w:p w14:paraId="207546D7" w14:textId="77777777" w:rsidR="00500BB2" w:rsidRPr="00500BB2" w:rsidRDefault="00500BB2" w:rsidP="00500BB2">
      <w:pPr>
        <w:numPr>
          <w:ilvl w:val="0"/>
          <w:numId w:val="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19/03/2026 : Un timeout de 10 secondes pour l'opération de comptage des annonces a été ajouté.</w:t>
      </w:r>
    </w:p>
    <w:p w14:paraId="4E2B6A11"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18/03/2026 : Le nouvel attribut de filtrage "urls" a été ajouté à la recherche d'annonces.</w:t>
      </w:r>
    </w:p>
    <w:p w14:paraId="7290DE59"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17/03/2026 : Les nouveaux attributs de filtrage "energyValueMin", "energyValueMax", "gasValueMin" et "gasValueMax" ont été ajoutés.</w:t>
      </w:r>
    </w:p>
    <w:p w14:paraId="3AAEE3CF"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16/03/2026 : L'endpoint de récupération des statistiques des plateformes a été ajouté.</w:t>
      </w:r>
    </w:p>
    <w:p w14:paraId="62665031"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11/03/2026 : Les annonces sont désormais filtrables par référence.</w:t>
      </w:r>
    </w:p>
    <w:p w14:paraId="0A1F5965"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25/02/2026 : L'endpoint de recherche d'annonceurs a été ajouté.</w:t>
      </w:r>
    </w:p>
    <w:p w14:paraId="6FB53940"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05/02/2026 : Suite à l'arrêt du site Avendrealouer, toutes les annonces principales et doublons Avendrealouer ont été retirés (aucune perte de données étant donné que chaque annonce Avendrealouer avait son annonce équivalente Leboncoin).</w:t>
      </w:r>
    </w:p>
    <w:p w14:paraId="166249FC"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04/02/2026 : Suite à l'arrêt du site Avendrealouer, le référencement des annonces Avendrealouer a été stoppé et tous les liens des annonces Avendrealouer pointent désormais vers l'annonce Leboncoin équivalente.</w:t>
      </w:r>
    </w:p>
    <w:p w14:paraId="53BCF414"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30/01/2026 : Suite à un changement du format des URLs des annonces Gens de Confiance, les annonces actives avec un ancien format d'URL ont été supprimées.</w:t>
      </w:r>
    </w:p>
    <w:p w14:paraId="12EC9190"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08/01/2026 : Un message d'avertissement concernant la récupération d'annonce par son identifiant unique a été ajouté.</w:t>
      </w:r>
    </w:p>
    <w:p w14:paraId="1899032D"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18/12/2025 : Une nouvelle option "denyProspecting" a été créée pour identifier les annonces Leboncoin et PAP où l'annonceur particulier refuse le démarchage commercial.</w:t>
      </w:r>
    </w:p>
    <w:p w14:paraId="411BA239"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16/12/2025 : Les annonces Seloger de l'annonceur "le bien neuf" ont été supprimées définitivement. Cet annonceur est désormais considéré comme "parasite" (republication incessante d'un grand volume d'annonces) et ses annonces ne sont plus référencées.</w:t>
      </w:r>
    </w:p>
    <w:p w14:paraId="5C2B4C7B"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09/12/2025 : Une nouvelle option "knownPosition" a été ajoutée. Elle permet de filtrer les annonces dont la position GPS est connue.</w:t>
      </w:r>
    </w:p>
    <w:p w14:paraId="0421FA7B"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08/12/2025 : Les annonces de l'annonceur "allo appart" ont été supprimées définitivement. Cet annonceur est considéré comme une arnaque.</w:t>
      </w:r>
    </w:p>
    <w:p w14:paraId="2692F476"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25/11/2025 : Les doublons Logic-Immo ont été retirés de la liste des doublons des annonces et la récupération des annonces Logic-Immo a été stoppée. La plateforme Logic-Immo étant désormais une copie de Seloger, il n'est plus nécessaire de la considérer afin d'éviter une redondance de données.</w:t>
      </w:r>
    </w:p>
    <w:p w14:paraId="6EB91A0C"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 xml:space="preserve">24/11/2025 : Les annonces Seloger des annonceurs "vectoria patrimoine", "klenova", "papillon residentiel", "am transaction", "123 loger" et "vatrium" </w:t>
      </w:r>
      <w:r w:rsidRPr="00500BB2">
        <w:rPr>
          <w:rFonts w:ascii="Montserrat" w:eastAsia="Times New Roman" w:hAnsi="Montserrat" w:cs="Times New Roman"/>
          <w:color w:val="404654"/>
          <w:kern w:val="0"/>
          <w:sz w:val="23"/>
          <w:szCs w:val="23"/>
          <w:lang w:eastAsia="fr-FR"/>
          <w14:ligatures w14:val="none"/>
        </w:rPr>
        <w:lastRenderedPageBreak/>
        <w:t>ont été supprimées définitivement. Ces annonceurs sont désormais considérés comme "parasites" (republication incessante d'un grand volume d'annonces) et leurs annonces ne sont plus référencées.</w:t>
      </w:r>
    </w:p>
    <w:p w14:paraId="4E292DA1" w14:textId="77777777" w:rsidR="00500BB2" w:rsidRPr="00500BB2" w:rsidRDefault="00500BB2" w:rsidP="00500BB2">
      <w:pPr>
        <w:numPr>
          <w:ilvl w:val="0"/>
          <w:numId w:val="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05/11/2025 : Les annonces Seloger de l'annonceur "blg immobilier" et les annonces Seloger et Figaro de l'annonceur "brauman &amp; k" ont été supprimées définitivement. Ces deux annonceurs sont désormais considérés comme "parasites" (republication incessante d'un grand volume d'annonces) et leurs annonces ne sont plus référencées.</w:t>
      </w:r>
    </w:p>
    <w:p w14:paraId="1CC8494A"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Tarification</w:t>
      </w:r>
    </w:p>
    <w:p w14:paraId="4AB06084"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 tarification est consultable dans les </w:t>
      </w:r>
      <w:hyperlink r:id="rId5" w:history="1">
        <w:r w:rsidRPr="00500BB2">
          <w:rPr>
            <w:rFonts w:ascii="Montserrat" w:eastAsia="Times New Roman" w:hAnsi="Montserrat" w:cs="Times New Roman"/>
            <w:color w:val="5482DB"/>
            <w:kern w:val="0"/>
            <w:sz w:val="23"/>
            <w:szCs w:val="23"/>
            <w:u w:val="single"/>
            <w:lang w:eastAsia="fr-FR"/>
            <w14:ligatures w14:val="none"/>
          </w:rPr>
          <w:t>CGV</w:t>
        </w:r>
      </w:hyperlink>
      <w:r w:rsidRPr="00500BB2">
        <w:rPr>
          <w:rFonts w:ascii="Montserrat" w:eastAsia="Times New Roman" w:hAnsi="Montserrat" w:cs="Times New Roman"/>
          <w:color w:val="404654"/>
          <w:kern w:val="0"/>
          <w:sz w:val="23"/>
          <w:szCs w:val="23"/>
          <w:lang w:eastAsia="fr-FR"/>
          <w14:ligatures w14:val="none"/>
        </w:rPr>
        <w:t>, article 6 "Tarification".</w:t>
      </w:r>
    </w:p>
    <w:p w14:paraId="6B73907A"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Paiement</w:t>
      </w:r>
    </w:p>
    <w:p w14:paraId="4B7A8112"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 souscription à l'API s'effectue depuis votre </w:t>
      </w:r>
      <w:r w:rsidRPr="00500BB2">
        <w:rPr>
          <w:rFonts w:ascii="Montserrat" w:eastAsia="Times New Roman" w:hAnsi="Montserrat" w:cs="Times New Roman"/>
          <w:b/>
          <w:bCs/>
          <w:color w:val="2E333D"/>
          <w:kern w:val="0"/>
          <w:sz w:val="23"/>
          <w:szCs w:val="23"/>
          <w:lang w:eastAsia="fr-FR"/>
          <w14:ligatures w14:val="none"/>
        </w:rPr>
        <w:t>espace client MoteurImmo</w:t>
      </w:r>
      <w:r w:rsidRPr="00500BB2">
        <w:rPr>
          <w:rFonts w:ascii="Montserrat" w:eastAsia="Times New Roman" w:hAnsi="Montserrat" w:cs="Times New Roman"/>
          <w:color w:val="404654"/>
          <w:kern w:val="0"/>
          <w:sz w:val="23"/>
          <w:szCs w:val="23"/>
          <w:lang w:eastAsia="fr-FR"/>
          <w14:ligatures w14:val="none"/>
        </w:rPr>
        <w:t>. Le paiement mensuel est géré via </w:t>
      </w:r>
      <w:r w:rsidRPr="00500BB2">
        <w:rPr>
          <w:rFonts w:ascii="Montserrat" w:eastAsia="Times New Roman" w:hAnsi="Montserrat" w:cs="Times New Roman"/>
          <w:b/>
          <w:bCs/>
          <w:color w:val="2E333D"/>
          <w:kern w:val="0"/>
          <w:sz w:val="23"/>
          <w:szCs w:val="23"/>
          <w:lang w:eastAsia="fr-FR"/>
          <w14:ligatures w14:val="none"/>
        </w:rPr>
        <w:t>Stripe</w:t>
      </w:r>
      <w:r w:rsidRPr="00500BB2">
        <w:rPr>
          <w:rFonts w:ascii="Montserrat" w:eastAsia="Times New Roman" w:hAnsi="Montserrat" w:cs="Times New Roman"/>
          <w:color w:val="404654"/>
          <w:kern w:val="0"/>
          <w:sz w:val="23"/>
          <w:szCs w:val="23"/>
          <w:lang w:eastAsia="fr-FR"/>
          <w14:ligatures w14:val="none"/>
        </w:rPr>
        <w:t>.</w:t>
      </w:r>
    </w:p>
    <w:p w14:paraId="35B666D5"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Période d'essai</w:t>
      </w:r>
    </w:p>
    <w:p w14:paraId="3193C44F"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Vous avez la possibilité d'accéder à l'API </w:t>
      </w:r>
      <w:r w:rsidRPr="00500BB2">
        <w:rPr>
          <w:rFonts w:ascii="Montserrat" w:eastAsia="Times New Roman" w:hAnsi="Montserrat" w:cs="Times New Roman"/>
          <w:b/>
          <w:bCs/>
          <w:color w:val="2E333D"/>
          <w:kern w:val="0"/>
          <w:sz w:val="23"/>
          <w:szCs w:val="23"/>
          <w:lang w:eastAsia="fr-FR"/>
          <w14:ligatures w14:val="none"/>
        </w:rPr>
        <w:t>gratuitement pendant 10 jours</w:t>
      </w:r>
      <w:r w:rsidRPr="00500BB2">
        <w:rPr>
          <w:rFonts w:ascii="Montserrat" w:eastAsia="Times New Roman" w:hAnsi="Montserrat" w:cs="Times New Roman"/>
          <w:color w:val="404654"/>
          <w:kern w:val="0"/>
          <w:sz w:val="23"/>
          <w:szCs w:val="23"/>
          <w:lang w:eastAsia="fr-FR"/>
          <w14:ligatures w14:val="none"/>
        </w:rPr>
        <w:t> pour effectuer des tests et intégrer l'API à votre projet. Une </w:t>
      </w:r>
      <w:r w:rsidRPr="00500BB2">
        <w:rPr>
          <w:rFonts w:ascii="Montserrat" w:eastAsia="Times New Roman" w:hAnsi="Montserrat" w:cs="Times New Roman"/>
          <w:b/>
          <w:bCs/>
          <w:color w:val="2E333D"/>
          <w:kern w:val="0"/>
          <w:sz w:val="23"/>
          <w:szCs w:val="23"/>
          <w:lang w:eastAsia="fr-FR"/>
          <w14:ligatures w14:val="none"/>
        </w:rPr>
        <w:t>clé d'API</w:t>
      </w:r>
      <w:r w:rsidRPr="00500BB2">
        <w:rPr>
          <w:rFonts w:ascii="Montserrat" w:eastAsia="Times New Roman" w:hAnsi="Montserrat" w:cs="Times New Roman"/>
          <w:color w:val="404654"/>
          <w:kern w:val="0"/>
          <w:sz w:val="23"/>
          <w:szCs w:val="23"/>
          <w:lang w:eastAsia="fr-FR"/>
          <w14:ligatures w14:val="none"/>
        </w:rPr>
        <w:t> vous sera fournie sur demande.</w:t>
      </w:r>
    </w:p>
    <w:p w14:paraId="0CDED6C1"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Environnement de test</w:t>
      </w:r>
    </w:p>
    <w:p w14:paraId="5BE16B99"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 la fin de votre période d'essai de 10 jours, vous basculez automatiquement en </w:t>
      </w:r>
      <w:r w:rsidRPr="00500BB2">
        <w:rPr>
          <w:rFonts w:ascii="Montserrat" w:eastAsia="Times New Roman" w:hAnsi="Montserrat" w:cs="Times New Roman"/>
          <w:b/>
          <w:bCs/>
          <w:color w:val="2E333D"/>
          <w:kern w:val="0"/>
          <w:sz w:val="23"/>
          <w:szCs w:val="23"/>
          <w:lang w:eastAsia="fr-FR"/>
          <w14:ligatures w14:val="none"/>
        </w:rPr>
        <w:t>environnement de test</w:t>
      </w:r>
      <w:r w:rsidRPr="00500BB2">
        <w:rPr>
          <w:rFonts w:ascii="Montserrat" w:eastAsia="Times New Roman" w:hAnsi="Montserrat" w:cs="Times New Roman"/>
          <w:color w:val="404654"/>
          <w:kern w:val="0"/>
          <w:sz w:val="23"/>
          <w:szCs w:val="23"/>
          <w:lang w:eastAsia="fr-FR"/>
          <w14:ligatures w14:val="none"/>
        </w:rPr>
        <w:t>, c'est-à-dire que vous conservez un accès gratuit à l'API, mais les annonces retournées sont des </w:t>
      </w:r>
      <w:r w:rsidRPr="00500BB2">
        <w:rPr>
          <w:rFonts w:ascii="Montserrat" w:eastAsia="Times New Roman" w:hAnsi="Montserrat" w:cs="Times New Roman"/>
          <w:b/>
          <w:bCs/>
          <w:color w:val="2E333D"/>
          <w:kern w:val="0"/>
          <w:sz w:val="23"/>
          <w:szCs w:val="23"/>
          <w:lang w:eastAsia="fr-FR"/>
          <w14:ligatures w14:val="none"/>
        </w:rPr>
        <w:t>annonces obsolètes</w:t>
      </w:r>
      <w:r w:rsidRPr="00500BB2">
        <w:rPr>
          <w:rFonts w:ascii="Montserrat" w:eastAsia="Times New Roman" w:hAnsi="Montserrat" w:cs="Times New Roman"/>
          <w:color w:val="404654"/>
          <w:kern w:val="0"/>
          <w:sz w:val="23"/>
          <w:szCs w:val="23"/>
          <w:lang w:eastAsia="fr-FR"/>
          <w14:ligatures w14:val="none"/>
        </w:rPr>
        <w:t> (annonces retirées il y a plus de 6 mois). Cela permet de continuer à travailler sur l'intégration de l'API avec des vraies annonces.</w:t>
      </w:r>
    </w:p>
    <w:p w14:paraId="71E9C35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Statistiques d'utilisation</w:t>
      </w:r>
    </w:p>
    <w:p w14:paraId="2FF7DCFD"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Vous pouvez consulter vos statistiques d'utilisation de l'API (nombre de requêtées envoyées et nombre d'annonces retournées) depuis votre espace client MoteurImmo ou via l'</w:t>
      </w:r>
      <w:hyperlink r:id="rId6" w:anchor="obtenir-les-statistiques-dutilisation" w:history="1">
        <w:r w:rsidRPr="00500BB2">
          <w:rPr>
            <w:rFonts w:ascii="Montserrat" w:eastAsia="Times New Roman" w:hAnsi="Montserrat" w:cs="Times New Roman"/>
            <w:color w:val="5482DB"/>
            <w:kern w:val="0"/>
            <w:sz w:val="23"/>
            <w:szCs w:val="23"/>
            <w:u w:val="single"/>
            <w:lang w:eastAsia="fr-FR"/>
            <w14:ligatures w14:val="none"/>
          </w:rPr>
          <w:t>endpoint dédié</w:t>
        </w:r>
      </w:hyperlink>
      <w:r w:rsidRPr="00500BB2">
        <w:rPr>
          <w:rFonts w:ascii="Montserrat" w:eastAsia="Times New Roman" w:hAnsi="Montserrat" w:cs="Times New Roman"/>
          <w:color w:val="404654"/>
          <w:kern w:val="0"/>
          <w:sz w:val="23"/>
          <w:szCs w:val="23"/>
          <w:lang w:eastAsia="fr-FR"/>
          <w14:ligatures w14:val="none"/>
        </w:rPr>
        <w:t>.</w:t>
      </w:r>
    </w:p>
    <w:p w14:paraId="52E59D7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Format de données</w:t>
      </w:r>
    </w:p>
    <w:p w14:paraId="4DD6C9FA"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 contenu des requêtes et des réponses est au </w:t>
      </w:r>
      <w:r w:rsidRPr="00500BB2">
        <w:rPr>
          <w:rFonts w:ascii="Montserrat" w:eastAsia="Times New Roman" w:hAnsi="Montserrat" w:cs="Times New Roman"/>
          <w:b/>
          <w:bCs/>
          <w:color w:val="2E333D"/>
          <w:kern w:val="0"/>
          <w:sz w:val="23"/>
          <w:szCs w:val="23"/>
          <w:lang w:eastAsia="fr-FR"/>
          <w14:ligatures w14:val="none"/>
        </w:rPr>
        <w:t>format JSON</w:t>
      </w:r>
      <w:r w:rsidRPr="00500BB2">
        <w:rPr>
          <w:rFonts w:ascii="Montserrat" w:eastAsia="Times New Roman" w:hAnsi="Montserrat" w:cs="Times New Roman"/>
          <w:color w:val="404654"/>
          <w:kern w:val="0"/>
          <w:sz w:val="23"/>
          <w:szCs w:val="23"/>
          <w:lang w:eastAsia="fr-FR"/>
          <w14:ligatures w14:val="none"/>
        </w:rPr>
        <w:t>. Les attributs sont en anglais. Une requête se déroulant sans erreur retourne une réponse avec le </w:t>
      </w:r>
      <w:r w:rsidRPr="00500BB2">
        <w:rPr>
          <w:rFonts w:ascii="Montserrat" w:eastAsia="Times New Roman" w:hAnsi="Montserrat" w:cs="Times New Roman"/>
          <w:b/>
          <w:bCs/>
          <w:color w:val="2E333D"/>
          <w:kern w:val="0"/>
          <w:sz w:val="23"/>
          <w:szCs w:val="23"/>
          <w:lang w:eastAsia="fr-FR"/>
          <w14:ligatures w14:val="none"/>
        </w:rPr>
        <w:t>code HTTP 200</w:t>
      </w:r>
      <w:r w:rsidRPr="00500BB2">
        <w:rPr>
          <w:rFonts w:ascii="Montserrat" w:eastAsia="Times New Roman" w:hAnsi="Montserrat" w:cs="Times New Roman"/>
          <w:color w:val="404654"/>
          <w:kern w:val="0"/>
          <w:sz w:val="23"/>
          <w:szCs w:val="23"/>
          <w:lang w:eastAsia="fr-FR"/>
          <w14:ligatures w14:val="none"/>
        </w:rPr>
        <w:t>. Lorsqu'une erreur survient, une réponse avec le </w:t>
      </w:r>
      <w:r w:rsidRPr="00500BB2">
        <w:rPr>
          <w:rFonts w:ascii="Montserrat" w:eastAsia="Times New Roman" w:hAnsi="Montserrat" w:cs="Times New Roman"/>
          <w:b/>
          <w:bCs/>
          <w:color w:val="2E333D"/>
          <w:kern w:val="0"/>
          <w:sz w:val="23"/>
          <w:szCs w:val="23"/>
          <w:lang w:eastAsia="fr-FR"/>
          <w14:ligatures w14:val="none"/>
        </w:rPr>
        <w:t>code HTTP 400</w:t>
      </w:r>
      <w:r w:rsidRPr="00500BB2">
        <w:rPr>
          <w:rFonts w:ascii="Montserrat" w:eastAsia="Times New Roman" w:hAnsi="Montserrat" w:cs="Times New Roman"/>
          <w:color w:val="404654"/>
          <w:kern w:val="0"/>
          <w:sz w:val="23"/>
          <w:szCs w:val="23"/>
          <w:lang w:eastAsia="fr-FR"/>
          <w14:ligatures w14:val="none"/>
        </w:rPr>
        <w:t> est retournée avec le motif de l'erreur. Pour les requêtes GET, les paramètres doivent être définis dans l'URL. Pour les requêtes POST et PUT, les paramètres doivent être définis dans le corps de la requête.</w:t>
      </w:r>
    </w:p>
    <w:p w14:paraId="440F5D4D"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Pagination</w:t>
      </w:r>
    </w:p>
    <w:p w14:paraId="1C7B38E1"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Du fait que la récupération d'une page "profonde" peut être un processus lent et coûteux, la pagination est limité aux </w:t>
      </w:r>
      <w:r w:rsidRPr="00500BB2">
        <w:rPr>
          <w:rFonts w:ascii="Montserrat" w:eastAsia="Times New Roman" w:hAnsi="Montserrat" w:cs="Times New Roman"/>
          <w:b/>
          <w:bCs/>
          <w:color w:val="2E333D"/>
          <w:kern w:val="0"/>
          <w:sz w:val="23"/>
          <w:szCs w:val="23"/>
          <w:lang w:eastAsia="fr-FR"/>
          <w14:ligatures w14:val="none"/>
        </w:rPr>
        <w:t>10 000 premières annonces</w:t>
      </w:r>
      <w:r w:rsidRPr="00500BB2">
        <w:rPr>
          <w:rFonts w:ascii="Montserrat" w:eastAsia="Times New Roman" w:hAnsi="Montserrat" w:cs="Times New Roman"/>
          <w:color w:val="404654"/>
          <w:kern w:val="0"/>
          <w:sz w:val="23"/>
          <w:szCs w:val="23"/>
          <w:lang w:eastAsia="fr-FR"/>
          <w14:ligatures w14:val="none"/>
        </w:rPr>
        <w:t> afin de préserver au mieux la santé du serveur. Cela signifie que si vous spécifiez un nombre d'annonces à retourner (attribut "maxLength") à 1000, vous ne pourrez aller qu'à la page 10. Pour pallier à cela, vous êtes invité à utiliser les </w:t>
      </w:r>
      <w:r w:rsidRPr="00500BB2">
        <w:rPr>
          <w:rFonts w:ascii="Montserrat" w:eastAsia="Times New Roman" w:hAnsi="Montserrat" w:cs="Times New Roman"/>
          <w:b/>
          <w:bCs/>
          <w:color w:val="2E333D"/>
          <w:kern w:val="0"/>
          <w:sz w:val="23"/>
          <w:szCs w:val="23"/>
          <w:lang w:eastAsia="fr-FR"/>
          <w14:ligatures w14:val="none"/>
        </w:rPr>
        <w:t>attributs de date limite</w:t>
      </w:r>
      <w:r w:rsidRPr="00500BB2">
        <w:rPr>
          <w:rFonts w:ascii="Montserrat" w:eastAsia="Times New Roman" w:hAnsi="Montserrat" w:cs="Times New Roman"/>
          <w:color w:val="404654"/>
          <w:kern w:val="0"/>
          <w:sz w:val="23"/>
          <w:szCs w:val="23"/>
          <w:lang w:eastAsia="fr-FR"/>
          <w14:ligatures w14:val="none"/>
        </w:rPr>
        <w:t> pour créer des </w:t>
      </w:r>
      <w:r w:rsidRPr="00500BB2">
        <w:rPr>
          <w:rFonts w:ascii="Montserrat" w:eastAsia="Times New Roman" w:hAnsi="Montserrat" w:cs="Times New Roman"/>
          <w:b/>
          <w:bCs/>
          <w:color w:val="2E333D"/>
          <w:kern w:val="0"/>
          <w:sz w:val="23"/>
          <w:szCs w:val="23"/>
          <w:lang w:eastAsia="fr-FR"/>
          <w14:ligatures w14:val="none"/>
        </w:rPr>
        <w:t>intervalles</w:t>
      </w:r>
      <w:r w:rsidRPr="00500BB2">
        <w:rPr>
          <w:rFonts w:ascii="Montserrat" w:eastAsia="Times New Roman" w:hAnsi="Montserrat" w:cs="Times New Roman"/>
          <w:color w:val="404654"/>
          <w:kern w:val="0"/>
          <w:sz w:val="23"/>
          <w:szCs w:val="23"/>
          <w:lang w:eastAsia="fr-FR"/>
          <w14:ligatures w14:val="none"/>
        </w:rPr>
        <w:t> ("creationDateBefore", "lastChangeDateAfter", etc), la récupération des annonces sera nettement plus rapide.</w:t>
      </w:r>
    </w:p>
    <w:p w14:paraId="3E41C46A"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Limite du nombre de requêtes par minute</w:t>
      </w:r>
    </w:p>
    <w:p w14:paraId="7C18E494"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Pour des raisons de sécurité, vous êtes limité à </w:t>
      </w:r>
      <w:r w:rsidRPr="00500BB2">
        <w:rPr>
          <w:rFonts w:ascii="Montserrat" w:eastAsia="Times New Roman" w:hAnsi="Montserrat" w:cs="Times New Roman"/>
          <w:b/>
          <w:bCs/>
          <w:color w:val="2E333D"/>
          <w:kern w:val="0"/>
          <w:sz w:val="23"/>
          <w:szCs w:val="23"/>
          <w:lang w:eastAsia="fr-FR"/>
          <w14:ligatures w14:val="none"/>
        </w:rPr>
        <w:t>300 requêtes par minute</w:t>
      </w:r>
      <w:r w:rsidRPr="00500BB2">
        <w:rPr>
          <w:rFonts w:ascii="Montserrat" w:eastAsia="Times New Roman" w:hAnsi="Montserrat" w:cs="Times New Roman"/>
          <w:color w:val="404654"/>
          <w:kern w:val="0"/>
          <w:sz w:val="23"/>
          <w:szCs w:val="23"/>
          <w:lang w:eastAsia="fr-FR"/>
          <w14:ligatures w14:val="none"/>
        </w:rPr>
        <w:t>. Si cette limite est atteinte, votre adresse IP pourrait être bloquée, attention donc à ne pas envoyer trop de requêtes d'un coup.</w:t>
      </w:r>
    </w:p>
    <w:p w14:paraId="62060C4E"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Limite de la taille des requêtes</w:t>
      </w:r>
    </w:p>
    <w:p w14:paraId="1D1306FF"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Pour des raisons de sécurité, le corps des requêtes POST est limité à une taille de </w:t>
      </w:r>
      <w:r w:rsidRPr="00500BB2">
        <w:rPr>
          <w:rFonts w:ascii="Montserrat" w:eastAsia="Times New Roman" w:hAnsi="Montserrat" w:cs="Times New Roman"/>
          <w:b/>
          <w:bCs/>
          <w:color w:val="2E333D"/>
          <w:kern w:val="0"/>
          <w:sz w:val="23"/>
          <w:szCs w:val="23"/>
          <w:lang w:eastAsia="fr-FR"/>
          <w14:ligatures w14:val="none"/>
        </w:rPr>
        <w:t>100Ko</w:t>
      </w:r>
      <w:r w:rsidRPr="00500BB2">
        <w:rPr>
          <w:rFonts w:ascii="Montserrat" w:eastAsia="Times New Roman" w:hAnsi="Montserrat" w:cs="Times New Roman"/>
          <w:color w:val="404654"/>
          <w:kern w:val="0"/>
          <w:sz w:val="23"/>
          <w:szCs w:val="23"/>
          <w:lang w:eastAsia="fr-FR"/>
          <w14:ligatures w14:val="none"/>
        </w:rPr>
        <w:t>. Une </w:t>
      </w:r>
      <w:r w:rsidRPr="00500BB2">
        <w:rPr>
          <w:rFonts w:ascii="Montserrat" w:eastAsia="Times New Roman" w:hAnsi="Montserrat" w:cs="Times New Roman"/>
          <w:b/>
          <w:bCs/>
          <w:color w:val="2E333D"/>
          <w:kern w:val="0"/>
          <w:sz w:val="23"/>
          <w:szCs w:val="23"/>
          <w:lang w:eastAsia="fr-FR"/>
          <w14:ligatures w14:val="none"/>
        </w:rPr>
        <w:t>erreur 400</w:t>
      </w:r>
      <w:r w:rsidRPr="00500BB2">
        <w:rPr>
          <w:rFonts w:ascii="Montserrat" w:eastAsia="Times New Roman" w:hAnsi="Montserrat" w:cs="Times New Roman"/>
          <w:color w:val="404654"/>
          <w:kern w:val="0"/>
          <w:sz w:val="23"/>
          <w:szCs w:val="23"/>
          <w:lang w:eastAsia="fr-FR"/>
          <w14:ligatures w14:val="none"/>
        </w:rPr>
        <w:t> sera retournée si cette limite venait à être dépassée.</w:t>
      </w:r>
    </w:p>
    <w:p w14:paraId="7E00255F"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Conservation des données</w:t>
      </w:r>
    </w:p>
    <w:p w14:paraId="66A6AB50"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valides sont conservées </w:t>
      </w:r>
      <w:r w:rsidRPr="00500BB2">
        <w:rPr>
          <w:rFonts w:ascii="Montserrat" w:eastAsia="Times New Roman" w:hAnsi="Montserrat" w:cs="Times New Roman"/>
          <w:b/>
          <w:bCs/>
          <w:color w:val="2E333D"/>
          <w:kern w:val="0"/>
          <w:sz w:val="23"/>
          <w:szCs w:val="23"/>
          <w:lang w:eastAsia="fr-FR"/>
          <w14:ligatures w14:val="none"/>
        </w:rPr>
        <w:t>sans limite de temps</w:t>
      </w:r>
      <w:r w:rsidRPr="00500BB2">
        <w:rPr>
          <w:rFonts w:ascii="Montserrat" w:eastAsia="Times New Roman" w:hAnsi="Montserrat" w:cs="Times New Roman"/>
          <w:color w:val="404654"/>
          <w:kern w:val="0"/>
          <w:sz w:val="23"/>
          <w:szCs w:val="23"/>
          <w:lang w:eastAsia="fr-FR"/>
          <w14:ligatures w14:val="none"/>
        </w:rPr>
        <w:t>. Les annonces retirées/expirées sont conservées pendant </w:t>
      </w:r>
      <w:r w:rsidRPr="00500BB2">
        <w:rPr>
          <w:rFonts w:ascii="Montserrat" w:eastAsia="Times New Roman" w:hAnsi="Montserrat" w:cs="Times New Roman"/>
          <w:b/>
          <w:bCs/>
          <w:color w:val="2E333D"/>
          <w:kern w:val="0"/>
          <w:sz w:val="23"/>
          <w:szCs w:val="23"/>
          <w:lang w:eastAsia="fr-FR"/>
          <w14:ligatures w14:val="none"/>
        </w:rPr>
        <w:t>1 an</w:t>
      </w:r>
      <w:r w:rsidRPr="00500BB2">
        <w:rPr>
          <w:rFonts w:ascii="Montserrat" w:eastAsia="Times New Roman" w:hAnsi="Montserrat" w:cs="Times New Roman"/>
          <w:color w:val="404654"/>
          <w:kern w:val="0"/>
          <w:sz w:val="23"/>
          <w:szCs w:val="23"/>
          <w:lang w:eastAsia="fr-FR"/>
          <w14:ligatures w14:val="none"/>
        </w:rPr>
        <w:t>.</w:t>
      </w:r>
    </w:p>
    <w:p w14:paraId="23071B5E"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Authentification</w:t>
      </w:r>
    </w:p>
    <w:p w14:paraId="62B1AFED"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L'authentification à l'API se fait via une </w:t>
      </w:r>
      <w:r w:rsidRPr="00500BB2">
        <w:rPr>
          <w:rFonts w:ascii="Montserrat" w:eastAsia="Times New Roman" w:hAnsi="Montserrat" w:cs="Times New Roman"/>
          <w:b/>
          <w:bCs/>
          <w:color w:val="2E333D"/>
          <w:kern w:val="0"/>
          <w:sz w:val="23"/>
          <w:szCs w:val="23"/>
          <w:lang w:eastAsia="fr-FR"/>
          <w14:ligatures w14:val="none"/>
        </w:rPr>
        <w:t>clé d'API unique</w:t>
      </w:r>
      <w:r w:rsidRPr="00500BB2">
        <w:rPr>
          <w:rFonts w:ascii="Montserrat" w:eastAsia="Times New Roman" w:hAnsi="Montserrat" w:cs="Times New Roman"/>
          <w:color w:val="404654"/>
          <w:kern w:val="0"/>
          <w:sz w:val="23"/>
          <w:szCs w:val="23"/>
          <w:lang w:eastAsia="fr-FR"/>
          <w14:ligatures w14:val="none"/>
        </w:rPr>
        <w:t> qui vous est transmise par mail et qui doit rester confidentielle. Chaque requête à l'API doit contenir cette clé via un attribut nommé "apiKey". Cet attribut peut être dans les paramètres d'URL ou dans le corps de la requête. La logique voudrait qu'il soit présent dans les paramètres d'URL lorsque c'est une requête GET et dans le corps lorsque c'est une requête POST ou PUT.</w:t>
      </w:r>
    </w:p>
    <w:p w14:paraId="55B6FB93"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Fréquence de récupération des annonces</w:t>
      </w:r>
    </w:p>
    <w:p w14:paraId="67DE267E"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nouvelles annonces sont récupérées </w:t>
      </w:r>
      <w:r w:rsidRPr="00500BB2">
        <w:rPr>
          <w:rFonts w:ascii="Montserrat" w:eastAsia="Times New Roman" w:hAnsi="Montserrat" w:cs="Times New Roman"/>
          <w:b/>
          <w:bCs/>
          <w:color w:val="2E333D"/>
          <w:kern w:val="0"/>
          <w:sz w:val="23"/>
          <w:szCs w:val="23"/>
          <w:lang w:eastAsia="fr-FR"/>
          <w14:ligatures w14:val="none"/>
        </w:rPr>
        <w:t>toutes les 10 minutes</w:t>
      </w:r>
      <w:r w:rsidRPr="00500BB2">
        <w:rPr>
          <w:rFonts w:ascii="Montserrat" w:eastAsia="Times New Roman" w:hAnsi="Montserrat" w:cs="Times New Roman"/>
          <w:color w:val="404654"/>
          <w:kern w:val="0"/>
          <w:sz w:val="23"/>
          <w:szCs w:val="23"/>
          <w:lang w:eastAsia="fr-FR"/>
          <w14:ligatures w14:val="none"/>
        </w:rPr>
        <w:t>.</w:t>
      </w:r>
    </w:p>
    <w:p w14:paraId="5077A5C9"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Fréquence de balayage des annonces</w:t>
      </w:r>
    </w:p>
    <w:p w14:paraId="191FED15"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Une fois qu'une annonce est référencée, elle est </w:t>
      </w:r>
      <w:r w:rsidRPr="00500BB2">
        <w:rPr>
          <w:rFonts w:ascii="Montserrat" w:eastAsia="Times New Roman" w:hAnsi="Montserrat" w:cs="Times New Roman"/>
          <w:b/>
          <w:bCs/>
          <w:color w:val="2E333D"/>
          <w:kern w:val="0"/>
          <w:sz w:val="23"/>
          <w:szCs w:val="23"/>
          <w:lang w:eastAsia="fr-FR"/>
          <w14:ligatures w14:val="none"/>
        </w:rPr>
        <w:t>vérifiée de manière régulière</w:t>
      </w:r>
      <w:r w:rsidRPr="00500BB2">
        <w:rPr>
          <w:rFonts w:ascii="Montserrat" w:eastAsia="Times New Roman" w:hAnsi="Montserrat" w:cs="Times New Roman"/>
          <w:color w:val="404654"/>
          <w:kern w:val="0"/>
          <w:sz w:val="23"/>
          <w:szCs w:val="23"/>
          <w:lang w:eastAsia="fr-FR"/>
          <w14:ligatures w14:val="none"/>
        </w:rPr>
        <w:t> pour déterminer :</w:t>
      </w:r>
    </w:p>
    <w:p w14:paraId="78D70908" w14:textId="77777777" w:rsidR="00500BB2" w:rsidRPr="00500BB2" w:rsidRDefault="00500BB2" w:rsidP="00500BB2">
      <w:pPr>
        <w:numPr>
          <w:ilvl w:val="0"/>
          <w:numId w:val="2"/>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si l'annonce a été </w:t>
      </w:r>
      <w:r w:rsidRPr="00500BB2">
        <w:rPr>
          <w:rFonts w:ascii="Montserrat" w:eastAsia="Times New Roman" w:hAnsi="Montserrat" w:cs="Times New Roman"/>
          <w:b/>
          <w:bCs/>
          <w:color w:val="2E333D"/>
          <w:kern w:val="0"/>
          <w:sz w:val="23"/>
          <w:szCs w:val="23"/>
          <w:lang w:eastAsia="fr-FR"/>
          <w14:ligatures w14:val="none"/>
        </w:rPr>
        <w:t>retirée</w:t>
      </w:r>
    </w:p>
    <w:p w14:paraId="6C825FE8" w14:textId="77777777" w:rsidR="00500BB2" w:rsidRPr="00500BB2" w:rsidRDefault="00500BB2" w:rsidP="00500BB2">
      <w:pPr>
        <w:numPr>
          <w:ilvl w:val="0"/>
          <w:numId w:val="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si l'annonce a été </w:t>
      </w:r>
      <w:r w:rsidRPr="00500BB2">
        <w:rPr>
          <w:rFonts w:ascii="Montserrat" w:eastAsia="Times New Roman" w:hAnsi="Montserrat" w:cs="Times New Roman"/>
          <w:b/>
          <w:bCs/>
          <w:color w:val="2E333D"/>
          <w:kern w:val="0"/>
          <w:sz w:val="23"/>
          <w:szCs w:val="23"/>
          <w:lang w:eastAsia="fr-FR"/>
          <w14:ligatures w14:val="none"/>
        </w:rPr>
        <w:t>modifiée</w:t>
      </w:r>
      <w:r w:rsidRPr="00500BB2">
        <w:rPr>
          <w:rFonts w:ascii="Montserrat" w:eastAsia="Times New Roman" w:hAnsi="Montserrat" w:cs="Times New Roman"/>
          <w:color w:val="404654"/>
          <w:kern w:val="0"/>
          <w:sz w:val="23"/>
          <w:szCs w:val="23"/>
          <w:lang w:eastAsia="fr-FR"/>
          <w14:ligatures w14:val="none"/>
        </w:rPr>
        <w:t> (changement de prix, modification de la description, etc)</w:t>
      </w:r>
    </w:p>
    <w:p w14:paraId="60A6259D"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sont balayées </w:t>
      </w:r>
      <w:r w:rsidRPr="00500BB2">
        <w:rPr>
          <w:rFonts w:ascii="Montserrat" w:eastAsia="Times New Roman" w:hAnsi="Montserrat" w:cs="Times New Roman"/>
          <w:b/>
          <w:bCs/>
          <w:color w:val="2E333D"/>
          <w:kern w:val="0"/>
          <w:sz w:val="23"/>
          <w:szCs w:val="23"/>
          <w:lang w:eastAsia="fr-FR"/>
          <w14:ligatures w14:val="none"/>
        </w:rPr>
        <w:t>toutes les 24 heures</w:t>
      </w:r>
      <w:r w:rsidRPr="00500BB2">
        <w:rPr>
          <w:rFonts w:ascii="Montserrat" w:eastAsia="Times New Roman" w:hAnsi="Montserrat" w:cs="Times New Roman"/>
          <w:color w:val="404654"/>
          <w:kern w:val="0"/>
          <w:sz w:val="23"/>
          <w:szCs w:val="23"/>
          <w:lang w:eastAsia="fr-FR"/>
          <w14:ligatures w14:val="none"/>
        </w:rPr>
        <w:t> sauf pour certaines plateformes, dont la récupération des annonces est plus compliquée :</w:t>
      </w:r>
    </w:p>
    <w:p w14:paraId="60FDEC3F" w14:textId="77777777" w:rsidR="00500BB2" w:rsidRPr="00500BB2" w:rsidRDefault="00500BB2" w:rsidP="00500BB2">
      <w:pPr>
        <w:numPr>
          <w:ilvl w:val="0"/>
          <w:numId w:val="3"/>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Seloger : toutes les 36 heures</w:t>
      </w:r>
    </w:p>
    <w:p w14:paraId="085D228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Filtrage des annonces</w:t>
      </w:r>
    </w:p>
    <w:p w14:paraId="78024F42"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Afin de garantir une base de données de qualité, de nombreuses annonces indésirables sont exclues :</w:t>
      </w:r>
    </w:p>
    <w:p w14:paraId="0BA79C5A" w14:textId="77777777" w:rsidR="00500BB2" w:rsidRPr="00500BB2" w:rsidRDefault="00500BB2" w:rsidP="00500BB2">
      <w:pPr>
        <w:numPr>
          <w:ilvl w:val="0"/>
          <w:numId w:val="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pour des biens à l'étranger</w:t>
      </w:r>
    </w:p>
    <w:p w14:paraId="3825E876" w14:textId="77777777" w:rsidR="00500BB2" w:rsidRPr="00500BB2" w:rsidRDefault="00500BB2" w:rsidP="00500BB2">
      <w:pPr>
        <w:numPr>
          <w:ilvl w:val="0"/>
          <w:numId w:val="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pour autre chose que des biens immobiliers (meubles, services, licence de taxi, etc…)</w:t>
      </w:r>
    </w:p>
    <w:p w14:paraId="2153C073" w14:textId="77777777" w:rsidR="00500BB2" w:rsidRPr="00500BB2" w:rsidRDefault="00500BB2" w:rsidP="00500BB2">
      <w:pPr>
        <w:numPr>
          <w:ilvl w:val="0"/>
          <w:numId w:val="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de professionnels qui font leur publicité sans proposer de bien</w:t>
      </w:r>
    </w:p>
    <w:p w14:paraId="250ABD7E" w14:textId="77777777" w:rsidR="00500BB2" w:rsidRPr="00500BB2" w:rsidRDefault="00500BB2" w:rsidP="00500BB2">
      <w:pPr>
        <w:numPr>
          <w:ilvl w:val="0"/>
          <w:numId w:val="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pour une recherche, un don ou un hébergement gratuit</w:t>
      </w:r>
    </w:p>
    <w:p w14:paraId="281449B7" w14:textId="77777777" w:rsidR="00500BB2" w:rsidRPr="00500BB2" w:rsidRDefault="00500BB2" w:rsidP="00500BB2">
      <w:pPr>
        <w:numPr>
          <w:ilvl w:val="0"/>
          <w:numId w:val="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sans description</w:t>
      </w:r>
    </w:p>
    <w:p w14:paraId="2D5CBB23" w14:textId="77777777" w:rsidR="00500BB2" w:rsidRPr="00500BB2" w:rsidRDefault="00500BB2" w:rsidP="00500BB2">
      <w:pPr>
        <w:numPr>
          <w:ilvl w:val="0"/>
          <w:numId w:val="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de programmes neufs contenant plusieurs appartements</w:t>
      </w:r>
    </w:p>
    <w:p w14:paraId="5983F665" w14:textId="77777777" w:rsidR="00500BB2" w:rsidRPr="00500BB2" w:rsidRDefault="00500BB2" w:rsidP="00500BB2">
      <w:pPr>
        <w:numPr>
          <w:ilvl w:val="0"/>
          <w:numId w:val="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pour des biens déjà vendus (lorsque c'est renseigné au début de la description)</w:t>
      </w:r>
    </w:p>
    <w:p w14:paraId="369061E0" w14:textId="77777777" w:rsidR="00500BB2" w:rsidRPr="00500BB2" w:rsidRDefault="00500BB2" w:rsidP="00500BB2">
      <w:pPr>
        <w:numPr>
          <w:ilvl w:val="0"/>
          <w:numId w:val="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annonces dont la localisation est Paris alors que le bien est en province</w:t>
      </w:r>
    </w:p>
    <w:p w14:paraId="5C07986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Système de dédoublement d'annonces</w:t>
      </w:r>
    </w:p>
    <w:p w14:paraId="2A6E92F1"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 plupart des annonces de professionnel étant postées sur plusieurs plateformes par des logiciels immobiliers, un algorithme de dédoublement permet de détecter les annonces proposant le même bien. Une annonce principale est établie selon un ordre de priorité des plateformes (défini selon la facilité à laquelle les données sont récupérables sur une plateforme), puis les doublons sont ajoutées au champ </w:t>
      </w:r>
      <w:r w:rsidRPr="00500BB2">
        <w:rPr>
          <w:rFonts w:ascii="Inconsolata" w:eastAsia="Times New Roman" w:hAnsi="Inconsolata" w:cs="Courier New"/>
          <w:color w:val="CC0029"/>
          <w:kern w:val="0"/>
          <w:sz w:val="25"/>
          <w:szCs w:val="25"/>
          <w:shd w:val="clear" w:color="auto" w:fill="F3F4F6"/>
          <w:lang w:eastAsia="fr-FR"/>
          <w14:ligatures w14:val="none"/>
        </w:rPr>
        <w:t>duplicates</w:t>
      </w:r>
      <w:r w:rsidRPr="00500BB2">
        <w:rPr>
          <w:rFonts w:ascii="Montserrat" w:eastAsia="Times New Roman" w:hAnsi="Montserrat" w:cs="Times New Roman"/>
          <w:color w:val="404654"/>
          <w:kern w:val="0"/>
          <w:sz w:val="23"/>
          <w:szCs w:val="23"/>
          <w:lang w:eastAsia="fr-FR"/>
          <w14:ligatures w14:val="none"/>
        </w:rPr>
        <w:t> de cette annonce. Pour réduire considérablement la taille de la base de données, seuls l'URL et le prix des doublons sont conservés. Lorsque l'annonce principale est détectée comme retirée, ses </w:t>
      </w:r>
      <w:r w:rsidRPr="00500BB2">
        <w:rPr>
          <w:rFonts w:ascii="Montserrat" w:eastAsia="Times New Roman" w:hAnsi="Montserrat" w:cs="Times New Roman"/>
          <w:b/>
          <w:bCs/>
          <w:color w:val="2E333D"/>
          <w:kern w:val="0"/>
          <w:sz w:val="23"/>
          <w:szCs w:val="23"/>
          <w:lang w:eastAsia="fr-FR"/>
          <w14:ligatures w14:val="none"/>
        </w:rPr>
        <w:t>3 plus récents doublons</w:t>
      </w:r>
      <w:r w:rsidRPr="00500BB2">
        <w:rPr>
          <w:rFonts w:ascii="Montserrat" w:eastAsia="Times New Roman" w:hAnsi="Montserrat" w:cs="Times New Roman"/>
          <w:color w:val="404654"/>
          <w:kern w:val="0"/>
          <w:sz w:val="23"/>
          <w:szCs w:val="23"/>
          <w:lang w:eastAsia="fr-FR"/>
          <w14:ligatures w14:val="none"/>
        </w:rPr>
        <w:t> sont requêtés, et si l'un d'eux existe encore, il remplace l'annonce principale. A noter aussi que l'annonce principale aura toujours le prix le moins cher par rapport à ses doublons.</w:t>
      </w:r>
    </w:p>
    <w:p w14:paraId="6F07F420"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Fusion d'annonces</w:t>
      </w:r>
    </w:p>
    <w:p w14:paraId="1F2D61E5"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Il peut arriver dans certains cas que plusieurs annonces existantes en base de données soient détectées comme doublons </w:t>
      </w:r>
      <w:r w:rsidRPr="00500BB2">
        <w:rPr>
          <w:rFonts w:ascii="Montserrat" w:eastAsia="Times New Roman" w:hAnsi="Montserrat" w:cs="Times New Roman"/>
          <w:b/>
          <w:bCs/>
          <w:color w:val="2E333D"/>
          <w:kern w:val="0"/>
          <w:sz w:val="23"/>
          <w:szCs w:val="23"/>
          <w:lang w:eastAsia="fr-FR"/>
          <w14:ligatures w14:val="none"/>
        </w:rPr>
        <w:t>après coup</w:t>
      </w:r>
      <w:r w:rsidRPr="00500BB2">
        <w:rPr>
          <w:rFonts w:ascii="Montserrat" w:eastAsia="Times New Roman" w:hAnsi="Montserrat" w:cs="Times New Roman"/>
          <w:color w:val="404654"/>
          <w:kern w:val="0"/>
          <w:sz w:val="23"/>
          <w:szCs w:val="23"/>
          <w:lang w:eastAsia="fr-FR"/>
          <w14:ligatures w14:val="none"/>
        </w:rPr>
        <w:t>, alors qu'à leur création le score de matching avait été </w:t>
      </w:r>
      <w:r w:rsidRPr="00500BB2">
        <w:rPr>
          <w:rFonts w:ascii="Montserrat" w:eastAsia="Times New Roman" w:hAnsi="Montserrat" w:cs="Times New Roman"/>
          <w:b/>
          <w:bCs/>
          <w:color w:val="2E333D"/>
          <w:kern w:val="0"/>
          <w:sz w:val="23"/>
          <w:szCs w:val="23"/>
          <w:lang w:eastAsia="fr-FR"/>
          <w14:ligatures w14:val="none"/>
        </w:rPr>
        <w:t>insuffisant</w:t>
      </w:r>
      <w:r w:rsidRPr="00500BB2">
        <w:rPr>
          <w:rFonts w:ascii="Montserrat" w:eastAsia="Times New Roman" w:hAnsi="Montserrat" w:cs="Times New Roman"/>
          <w:color w:val="404654"/>
          <w:kern w:val="0"/>
          <w:sz w:val="23"/>
          <w:szCs w:val="23"/>
          <w:lang w:eastAsia="fr-FR"/>
          <w14:ligatures w14:val="none"/>
        </w:rPr>
        <w:t> pour les dédoublonner. Cela peut arriver dans 2 situations :</w:t>
      </w:r>
    </w:p>
    <w:p w14:paraId="2B1141D2" w14:textId="77777777" w:rsidR="00500BB2" w:rsidRPr="00500BB2" w:rsidRDefault="00500BB2" w:rsidP="00500BB2">
      <w:pPr>
        <w:numPr>
          <w:ilvl w:val="0"/>
          <w:numId w:val="5"/>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après la modification d'une annonce (mise à jour de certains attributs ou remplacement par un de ses doublons ou par une nouvelle annonce publiée)</w:t>
      </w:r>
    </w:p>
    <w:p w14:paraId="5016CE89" w14:textId="77777777" w:rsidR="00500BB2" w:rsidRPr="00500BB2" w:rsidRDefault="00500BB2" w:rsidP="00500BB2">
      <w:pPr>
        <w:numPr>
          <w:ilvl w:val="0"/>
          <w:numId w:val="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lors du signalement de doublons par un utilisateur via le site web ou l'application mobile de MoteurImmo</w:t>
      </w:r>
    </w:p>
    <w:p w14:paraId="15FE2EEB"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Lors d'une fusion, une ou plusieurs annonces sont alors supprimées et insérées en tant que doublons dans l'annonce réceptacle. Une nouvelle entrée "merge" dans l'historique de cette dernière est alors créée et contient l'identifiant et l'URL des annonces fusionnées. Si vous souhaitez récupérer les annonces supprimées suite à une fusion pour les nettoyer de votre base de données, il vous faut utiliser l'</w:t>
      </w:r>
      <w:hyperlink r:id="rId7" w:anchor="effectuer-une-recherche-dannonces-fusionn%C3%A9es" w:history="1">
        <w:r w:rsidRPr="00500BB2">
          <w:rPr>
            <w:rFonts w:ascii="Montserrat" w:eastAsia="Times New Roman" w:hAnsi="Montserrat" w:cs="Times New Roman"/>
            <w:color w:val="5482DB"/>
            <w:kern w:val="0"/>
            <w:sz w:val="23"/>
            <w:szCs w:val="23"/>
            <w:u w:val="single"/>
            <w:lang w:eastAsia="fr-FR"/>
            <w14:ligatures w14:val="none"/>
          </w:rPr>
          <w:t>endpoint dédié pour récupérer les annonces fusionnées</w:t>
        </w:r>
      </w:hyperlink>
      <w:r w:rsidRPr="00500BB2">
        <w:rPr>
          <w:rFonts w:ascii="Montserrat" w:eastAsia="Times New Roman" w:hAnsi="Montserrat" w:cs="Times New Roman"/>
          <w:color w:val="404654"/>
          <w:kern w:val="0"/>
          <w:sz w:val="23"/>
          <w:szCs w:val="23"/>
          <w:lang w:eastAsia="fr-FR"/>
          <w14:ligatures w14:val="none"/>
        </w:rPr>
        <w:t>.</w:t>
      </w:r>
    </w:p>
    <w:p w14:paraId="535ABC58"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Enrichissement/correction des annonces</w:t>
      </w:r>
    </w:p>
    <w:p w14:paraId="5AF8670A"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Lorsque des informations sont manquantes dans une annonce (nombre de pièces, nombre de chambres, surface du terrain, année de construction, étage du bien, etc…), elles peuvent êtres lues dans la description afin de compléter au mieux l'annonce.</w:t>
      </w:r>
      <w:r w:rsidRPr="00500BB2">
        <w:rPr>
          <w:rFonts w:ascii="Montserrat" w:eastAsia="Times New Roman" w:hAnsi="Montserrat" w:cs="Times New Roman"/>
          <w:color w:val="404654"/>
          <w:kern w:val="0"/>
          <w:sz w:val="23"/>
          <w:szCs w:val="23"/>
          <w:lang w:eastAsia="fr-FR"/>
          <w14:ligatures w14:val="none"/>
        </w:rPr>
        <w:br/>
        <w:t>Les annonces peuvent aussi subir des corrections, notamment lorsque l'annonceur commet une erreur lors de la publication de l'annonce. Une erreur fréquente est l'ajout d'un 0 en trop dans le prix, si le prix semble aberrant et le prix correct est renseigné dans la description, le prix de l'annonce est alors corrigé. Autre point important, beaucoup d'annonceurs renseignement délibèrement la mauvaise localisation pour améliorer la visibilité de leur annonce. Si la supercherie est détectée et que la vraie localisation est présente dans la description, la localisation de l'annonce est alors corrigée.</w:t>
      </w:r>
    </w:p>
    <w:p w14:paraId="0695DA21"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Dates d'évènement des annonces</w:t>
      </w:r>
    </w:p>
    <w:p w14:paraId="3DDDE241"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Plusieurs dates sont accessibles sur les annonces pour permettre de connaître les différents évènements intervenus sur l'annonce ou pour pouvoir les filtrer/trier :</w:t>
      </w:r>
    </w:p>
    <w:p w14:paraId="043DAF49" w14:textId="77777777" w:rsidR="00500BB2" w:rsidRPr="00500BB2" w:rsidRDefault="00500BB2" w:rsidP="00500BB2">
      <w:pPr>
        <w:numPr>
          <w:ilvl w:val="0"/>
          <w:numId w:val="6"/>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creationDate</w:t>
      </w:r>
      <w:r w:rsidRPr="00500BB2">
        <w:rPr>
          <w:rFonts w:ascii="Montserrat" w:eastAsia="Times New Roman" w:hAnsi="Montserrat" w:cs="Times New Roman"/>
          <w:color w:val="404654"/>
          <w:kern w:val="0"/>
          <w:sz w:val="23"/>
          <w:szCs w:val="23"/>
          <w:lang w:eastAsia="fr-FR"/>
          <w14:ligatures w14:val="none"/>
        </w:rPr>
        <w:t> : date de création/référencement de l'annonce sur le moteur de recherche, cette date est fixe, elle n'est jamais modifiée. Cette date est utilisée par défaut pour trier les annonces (sur le site et l'API).</w:t>
      </w:r>
    </w:p>
    <w:p w14:paraId="4D7A2490"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publicationDate</w:t>
      </w:r>
      <w:r w:rsidRPr="00500BB2">
        <w:rPr>
          <w:rFonts w:ascii="Montserrat" w:eastAsia="Times New Roman" w:hAnsi="Montserrat" w:cs="Times New Roman"/>
          <w:color w:val="404654"/>
          <w:kern w:val="0"/>
          <w:sz w:val="23"/>
          <w:szCs w:val="23"/>
          <w:lang w:eastAsia="fr-FR"/>
          <w14:ligatures w14:val="none"/>
        </w:rPr>
        <w:t> : date de publication de l'annonce récupérée depuis les données de l'annonce fournies par la plateforme immobilière, elle n'est pas forcément connnue ou précise. Si elle n'est pas fournie, elle vaut </w:t>
      </w:r>
      <w:r w:rsidRPr="00500BB2">
        <w:rPr>
          <w:rFonts w:ascii="Inconsolata" w:eastAsia="Times New Roman" w:hAnsi="Inconsolata" w:cs="Courier New"/>
          <w:color w:val="CC0029"/>
          <w:kern w:val="0"/>
          <w:sz w:val="25"/>
          <w:szCs w:val="25"/>
          <w:shd w:val="clear" w:color="auto" w:fill="F3F4F6"/>
          <w:lang w:eastAsia="fr-FR"/>
          <w14:ligatures w14:val="none"/>
        </w:rPr>
        <w:t>creationDate</w:t>
      </w:r>
      <w:r w:rsidRPr="00500BB2">
        <w:rPr>
          <w:rFonts w:ascii="Montserrat" w:eastAsia="Times New Roman" w:hAnsi="Montserrat" w:cs="Times New Roman"/>
          <w:color w:val="404654"/>
          <w:kern w:val="0"/>
          <w:sz w:val="23"/>
          <w:szCs w:val="23"/>
          <w:lang w:eastAsia="fr-FR"/>
          <w14:ligatures w14:val="none"/>
        </w:rPr>
        <w:t> par défaut. Elle non plus n'est jamais modifiée.</w:t>
      </w:r>
    </w:p>
    <w:p w14:paraId="61D9861F"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lastModificationDate</w:t>
      </w:r>
      <w:r w:rsidRPr="00500BB2">
        <w:rPr>
          <w:rFonts w:ascii="Montserrat" w:eastAsia="Times New Roman" w:hAnsi="Montserrat" w:cs="Times New Roman"/>
          <w:color w:val="404654"/>
          <w:kern w:val="0"/>
          <w:sz w:val="23"/>
          <w:szCs w:val="23"/>
          <w:lang w:eastAsia="fr-FR"/>
          <w14:ligatures w14:val="none"/>
        </w:rPr>
        <w:t> : date de dernière modification de l'annonce récupérée depuis les données de l'annonce fournies par la plateforme immobilière, elle est peu souvent fournie et est peu fiable pour certaines plateformes. Elle vaut "null" si non fournie et n'est pas utilisée par le moteur de recherche.</w:t>
      </w:r>
    </w:p>
    <w:p w14:paraId="70FB3CFC"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lastPriceChangeDate</w:t>
      </w:r>
      <w:r w:rsidRPr="00500BB2">
        <w:rPr>
          <w:rFonts w:ascii="Montserrat" w:eastAsia="Times New Roman" w:hAnsi="Montserrat" w:cs="Times New Roman"/>
          <w:color w:val="404654"/>
          <w:kern w:val="0"/>
          <w:sz w:val="23"/>
          <w:szCs w:val="23"/>
          <w:lang w:eastAsia="fr-FR"/>
          <w14:ligatures w14:val="none"/>
        </w:rPr>
        <w:t> : date de dernier changement de prix de l'annonce (que ce soit une baisse ou une augmentation de prix). Elle peut être utilisée pour trier ou filtrer les annonces sur l'API. Elle vaut "null" si le prix de l'annonce n'a jamais changé de prix.</w:t>
      </w:r>
    </w:p>
    <w:p w14:paraId="715F74B3"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lastPublicationDate</w:t>
      </w:r>
      <w:r w:rsidRPr="00500BB2">
        <w:rPr>
          <w:rFonts w:ascii="Montserrat" w:eastAsia="Times New Roman" w:hAnsi="Montserrat" w:cs="Times New Roman"/>
          <w:color w:val="404654"/>
          <w:kern w:val="0"/>
          <w:sz w:val="23"/>
          <w:szCs w:val="23"/>
          <w:lang w:eastAsia="fr-FR"/>
          <w14:ligatures w14:val="none"/>
        </w:rPr>
        <w:t xml:space="preserve"> : date de dernière republication de l'annonce qui permet de détecter si un bien a du mal à trouver preneur. Pour qu'une </w:t>
      </w:r>
      <w:r w:rsidRPr="00500BB2">
        <w:rPr>
          <w:rFonts w:ascii="Montserrat" w:eastAsia="Times New Roman" w:hAnsi="Montserrat" w:cs="Times New Roman"/>
          <w:color w:val="404654"/>
          <w:kern w:val="0"/>
          <w:sz w:val="23"/>
          <w:szCs w:val="23"/>
          <w:lang w:eastAsia="fr-FR"/>
          <w14:ligatures w14:val="none"/>
        </w:rPr>
        <w:lastRenderedPageBreak/>
        <w:t>annonce soit considérée comme republiée, il y a </w:t>
      </w:r>
      <w:r w:rsidRPr="00500BB2">
        <w:rPr>
          <w:rFonts w:ascii="Montserrat" w:eastAsia="Times New Roman" w:hAnsi="Montserrat" w:cs="Times New Roman"/>
          <w:b/>
          <w:bCs/>
          <w:color w:val="2E333D"/>
          <w:kern w:val="0"/>
          <w:sz w:val="23"/>
          <w:szCs w:val="23"/>
          <w:lang w:eastAsia="fr-FR"/>
          <w14:ligatures w14:val="none"/>
        </w:rPr>
        <w:t>2 cas</w:t>
      </w:r>
      <w:r w:rsidRPr="00500BB2">
        <w:rPr>
          <w:rFonts w:ascii="Montserrat" w:eastAsia="Times New Roman" w:hAnsi="Montserrat" w:cs="Times New Roman"/>
          <w:color w:val="404654"/>
          <w:kern w:val="0"/>
          <w:sz w:val="23"/>
          <w:szCs w:val="23"/>
          <w:lang w:eastAsia="fr-FR"/>
          <w14:ligatures w14:val="none"/>
        </w:rPr>
        <w:t> : l'annonce a été retirée et est </w:t>
      </w:r>
      <w:r w:rsidRPr="00500BB2">
        <w:rPr>
          <w:rFonts w:ascii="Montserrat" w:eastAsia="Times New Roman" w:hAnsi="Montserrat" w:cs="Times New Roman"/>
          <w:b/>
          <w:bCs/>
          <w:color w:val="2E333D"/>
          <w:kern w:val="0"/>
          <w:sz w:val="23"/>
          <w:szCs w:val="23"/>
          <w:lang w:eastAsia="fr-FR"/>
          <w14:ligatures w14:val="none"/>
        </w:rPr>
        <w:t>remise en ligne</w:t>
      </w:r>
      <w:r w:rsidRPr="00500BB2">
        <w:rPr>
          <w:rFonts w:ascii="Montserrat" w:eastAsia="Times New Roman" w:hAnsi="Montserrat" w:cs="Times New Roman"/>
          <w:color w:val="404654"/>
          <w:kern w:val="0"/>
          <w:sz w:val="23"/>
          <w:szCs w:val="23"/>
          <w:lang w:eastAsia="fr-FR"/>
          <w14:ligatures w14:val="none"/>
        </w:rPr>
        <w:t> (via une nouvelle annonce ou la même annonce), ou bien l'annonce est encore visible et est republiée </w:t>
      </w:r>
      <w:r w:rsidRPr="00500BB2">
        <w:rPr>
          <w:rFonts w:ascii="Montserrat" w:eastAsia="Times New Roman" w:hAnsi="Montserrat" w:cs="Times New Roman"/>
          <w:b/>
          <w:bCs/>
          <w:color w:val="2E333D"/>
          <w:kern w:val="0"/>
          <w:sz w:val="23"/>
          <w:szCs w:val="23"/>
          <w:lang w:eastAsia="fr-FR"/>
          <w14:ligatures w14:val="none"/>
        </w:rPr>
        <w:t>au moins 30 jours</w:t>
      </w:r>
      <w:r w:rsidRPr="00500BB2">
        <w:rPr>
          <w:rFonts w:ascii="Montserrat" w:eastAsia="Times New Roman" w:hAnsi="Montserrat" w:cs="Times New Roman"/>
          <w:color w:val="404654"/>
          <w:kern w:val="0"/>
          <w:sz w:val="23"/>
          <w:szCs w:val="23"/>
          <w:lang w:eastAsia="fr-FR"/>
          <w14:ligatures w14:val="none"/>
        </w:rPr>
        <w:t> après sa date de création ou de dernière republication. Elle peut être utilisée pour trier ou filtrer les annonces sur l'API. Elle vaut "null" si l'annonce n'a jamais été republiée.</w:t>
      </w:r>
    </w:p>
    <w:p w14:paraId="760CD91B"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lastEventDate</w:t>
      </w:r>
      <w:r w:rsidRPr="00500BB2">
        <w:rPr>
          <w:rFonts w:ascii="Montserrat" w:eastAsia="Times New Roman" w:hAnsi="Montserrat" w:cs="Times New Roman"/>
          <w:color w:val="404654"/>
          <w:kern w:val="0"/>
          <w:sz w:val="23"/>
          <w:szCs w:val="23"/>
          <w:lang w:eastAsia="fr-FR"/>
          <w14:ligatures w14:val="none"/>
        </w:rPr>
        <w:t> : date de dernier évènement sur l'annonce (4 événements possibles : création, republication, modification du prix et suppression), elle est utilisée par le critère de tri "Publié/modifié en dernier" sur le site et peut aussi être utilisée pour trier ou filtrer les annonces sur l'API. A la création d'une annonce, elle vaut donc </w:t>
      </w:r>
      <w:r w:rsidRPr="00500BB2">
        <w:rPr>
          <w:rFonts w:ascii="Inconsolata" w:eastAsia="Times New Roman" w:hAnsi="Inconsolata" w:cs="Courier New"/>
          <w:color w:val="CC0029"/>
          <w:kern w:val="0"/>
          <w:sz w:val="25"/>
          <w:szCs w:val="25"/>
          <w:shd w:val="clear" w:color="auto" w:fill="F3F4F6"/>
          <w:lang w:eastAsia="fr-FR"/>
          <w14:ligatures w14:val="none"/>
        </w:rPr>
        <w:t>creationDate</w:t>
      </w:r>
      <w:r w:rsidRPr="00500BB2">
        <w:rPr>
          <w:rFonts w:ascii="Montserrat" w:eastAsia="Times New Roman" w:hAnsi="Montserrat" w:cs="Times New Roman"/>
          <w:color w:val="404654"/>
          <w:kern w:val="0"/>
          <w:sz w:val="23"/>
          <w:szCs w:val="23"/>
          <w:lang w:eastAsia="fr-FR"/>
          <w14:ligatures w14:val="none"/>
        </w:rPr>
        <w:t>.</w:t>
      </w:r>
    </w:p>
    <w:p w14:paraId="65F1D82B"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lastChangeDate</w:t>
      </w:r>
      <w:r w:rsidRPr="00500BB2">
        <w:rPr>
          <w:rFonts w:ascii="Montserrat" w:eastAsia="Times New Roman" w:hAnsi="Montserrat" w:cs="Times New Roman"/>
          <w:color w:val="404654"/>
          <w:kern w:val="0"/>
          <w:sz w:val="23"/>
          <w:szCs w:val="23"/>
          <w:lang w:eastAsia="fr-FR"/>
          <w14:ligatures w14:val="none"/>
        </w:rPr>
        <w:t> : date de dernier changement sur l'annonce (champ modifié, remplacement, ajout/suppression de doublon, annonce retirée ou republiée), c'est une date qui évolue souvent car elle est mise à jour à la moindre modification sur une annonce. Elle peut être utilisée pour trier ou filtrer les annonces sur l'API. Elle vaut "null" si l'annonce n'a pas encore été modifiée.</w:t>
      </w:r>
    </w:p>
    <w:p w14:paraId="09FED11A"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lastMergeDate</w:t>
      </w:r>
      <w:r w:rsidRPr="00500BB2">
        <w:rPr>
          <w:rFonts w:ascii="Montserrat" w:eastAsia="Times New Roman" w:hAnsi="Montserrat" w:cs="Times New Roman"/>
          <w:color w:val="404654"/>
          <w:kern w:val="0"/>
          <w:sz w:val="23"/>
          <w:szCs w:val="23"/>
          <w:lang w:eastAsia="fr-FR"/>
          <w14:ligatures w14:val="none"/>
        </w:rPr>
        <w:t> : date de dernière fusion de l'annonce avec une autre annonce (voir explications sur la fusion d'annonces pour en savoir plus).</w:t>
      </w:r>
    </w:p>
    <w:p w14:paraId="0FA88001"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deletionDate</w:t>
      </w:r>
      <w:r w:rsidRPr="00500BB2">
        <w:rPr>
          <w:rFonts w:ascii="Montserrat" w:eastAsia="Times New Roman" w:hAnsi="Montserrat" w:cs="Times New Roman"/>
          <w:color w:val="404654"/>
          <w:kern w:val="0"/>
          <w:sz w:val="23"/>
          <w:szCs w:val="23"/>
          <w:lang w:eastAsia="fr-FR"/>
          <w14:ligatures w14:val="none"/>
        </w:rPr>
        <w:t> : date de suppression de l'annonce, cette date est mise à jour lorsqu'une annonce est retirée de la plateforme immobilière (ou si le bien est détecté comme déjà vendu/loué dans la description). L'annonce est conservée pendant </w:t>
      </w:r>
      <w:r w:rsidRPr="00500BB2">
        <w:rPr>
          <w:rFonts w:ascii="Montserrat" w:eastAsia="Times New Roman" w:hAnsi="Montserrat" w:cs="Times New Roman"/>
          <w:b/>
          <w:bCs/>
          <w:color w:val="2E333D"/>
          <w:kern w:val="0"/>
          <w:sz w:val="23"/>
          <w:szCs w:val="23"/>
          <w:lang w:eastAsia="fr-FR"/>
          <w14:ligatures w14:val="none"/>
        </w:rPr>
        <w:t>6 mois</w:t>
      </w:r>
      <w:r w:rsidRPr="00500BB2">
        <w:rPr>
          <w:rFonts w:ascii="Montserrat" w:eastAsia="Times New Roman" w:hAnsi="Montserrat" w:cs="Times New Roman"/>
          <w:color w:val="404654"/>
          <w:kern w:val="0"/>
          <w:sz w:val="23"/>
          <w:szCs w:val="23"/>
          <w:lang w:eastAsia="fr-FR"/>
          <w14:ligatures w14:val="none"/>
        </w:rPr>
        <w:t> avant d'être définitivement supprimée de la base de données. Elle peut être utilisée pour trier ou filtrer les annonces sur l'API. Elle vaut "null" si l'annonce n'a pas encore été retirée.</w:t>
      </w:r>
    </w:p>
    <w:p w14:paraId="4E436A9F" w14:textId="77777777" w:rsidR="00500BB2" w:rsidRPr="00500BB2" w:rsidRDefault="00500BB2" w:rsidP="00500BB2">
      <w:pPr>
        <w:numPr>
          <w:ilvl w:val="0"/>
          <w:numId w:val="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lastCheckDate</w:t>
      </w:r>
      <w:r w:rsidRPr="00500BB2">
        <w:rPr>
          <w:rFonts w:ascii="Montserrat" w:eastAsia="Times New Roman" w:hAnsi="Montserrat" w:cs="Times New Roman"/>
          <w:color w:val="404654"/>
          <w:kern w:val="0"/>
          <w:sz w:val="23"/>
          <w:szCs w:val="23"/>
          <w:lang w:eastAsia="fr-FR"/>
          <w14:ligatures w14:val="none"/>
        </w:rPr>
        <w:t> : date de dernière vérification de l'annonce, cette date est mise à jour à chaque fois que l'annonce est, soit retournée dans les résultats de recherche lors des balayages quotidiens, soit requếtée individuellement. Elle permet donc d'attester de la "fraîcheur" des informations d'une annonce. Elle est donnée à titre indicatif et ne peut être utilisée pour filtrer/trier les annonces. A la création d'une annonce, elle vaut donc </w:t>
      </w:r>
      <w:r w:rsidRPr="00500BB2">
        <w:rPr>
          <w:rFonts w:ascii="Inconsolata" w:eastAsia="Times New Roman" w:hAnsi="Inconsolata" w:cs="Courier New"/>
          <w:color w:val="CC0029"/>
          <w:kern w:val="0"/>
          <w:sz w:val="25"/>
          <w:szCs w:val="25"/>
          <w:shd w:val="clear" w:color="auto" w:fill="F3F4F6"/>
          <w:lang w:eastAsia="fr-FR"/>
          <w14:ligatures w14:val="none"/>
        </w:rPr>
        <w:t>creationDate</w:t>
      </w:r>
      <w:r w:rsidRPr="00500BB2">
        <w:rPr>
          <w:rFonts w:ascii="Montserrat" w:eastAsia="Times New Roman" w:hAnsi="Montserrat" w:cs="Times New Roman"/>
          <w:color w:val="404654"/>
          <w:kern w:val="0"/>
          <w:sz w:val="23"/>
          <w:szCs w:val="23"/>
          <w:lang w:eastAsia="fr-FR"/>
          <w14:ligatures w14:val="none"/>
        </w:rPr>
        <w:t>.</w:t>
      </w:r>
    </w:p>
    <w:p w14:paraId="0B5E41D0"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Endpoints pour la recherche d'annonces</w:t>
      </w:r>
    </w:p>
    <w:p w14:paraId="3A0F7931" w14:textId="77777777" w:rsidR="00500BB2" w:rsidRPr="00500BB2" w:rsidRDefault="00500BB2" w:rsidP="00500BB2">
      <w:pPr>
        <w:numPr>
          <w:ilvl w:val="0"/>
          <w:numId w:val="7"/>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hyperlink r:id="rId8" w:anchor="effectuer-une-recherche-dannonces" w:history="1">
        <w:r w:rsidRPr="00500BB2">
          <w:rPr>
            <w:rFonts w:ascii="Montserrat" w:eastAsia="Times New Roman" w:hAnsi="Montserrat" w:cs="Times New Roman"/>
            <w:color w:val="5482DB"/>
            <w:kern w:val="0"/>
            <w:sz w:val="23"/>
            <w:szCs w:val="23"/>
            <w:u w:val="single"/>
            <w:lang w:eastAsia="fr-FR"/>
            <w14:ligatures w14:val="none"/>
          </w:rPr>
          <w:t>POST https://moteurimmo.fr/api/ads</w:t>
        </w:r>
      </w:hyperlink>
      <w:r w:rsidRPr="00500BB2">
        <w:rPr>
          <w:rFonts w:ascii="Montserrat" w:eastAsia="Times New Roman" w:hAnsi="Montserrat" w:cs="Times New Roman"/>
          <w:color w:val="404654"/>
          <w:kern w:val="0"/>
          <w:sz w:val="23"/>
          <w:szCs w:val="23"/>
          <w:lang w:eastAsia="fr-FR"/>
          <w14:ligatures w14:val="none"/>
        </w:rPr>
        <w:t> pour effectuer une recherche d'annonces.</w:t>
      </w:r>
    </w:p>
    <w:p w14:paraId="7EA92237" w14:textId="77777777" w:rsidR="00500BB2" w:rsidRPr="00500BB2" w:rsidRDefault="00500BB2" w:rsidP="00500BB2">
      <w:pPr>
        <w:numPr>
          <w:ilvl w:val="0"/>
          <w:numId w:val="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9" w:anchor="r%C3%A9cup%C3%A9rer-une-annonce" w:history="1">
        <w:r w:rsidRPr="00500BB2">
          <w:rPr>
            <w:rFonts w:ascii="Montserrat" w:eastAsia="Times New Roman" w:hAnsi="Montserrat" w:cs="Times New Roman"/>
            <w:color w:val="5482DB"/>
            <w:kern w:val="0"/>
            <w:sz w:val="23"/>
            <w:szCs w:val="23"/>
            <w:u w:val="single"/>
            <w:lang w:eastAsia="fr-FR"/>
            <w14:ligatures w14:val="none"/>
          </w:rPr>
          <w:t>GET https://moteurimmo.fr/api/ad/{id}</w:t>
        </w:r>
      </w:hyperlink>
      <w:r w:rsidRPr="00500BB2">
        <w:rPr>
          <w:rFonts w:ascii="Montserrat" w:eastAsia="Times New Roman" w:hAnsi="Montserrat" w:cs="Times New Roman"/>
          <w:color w:val="404654"/>
          <w:kern w:val="0"/>
          <w:sz w:val="23"/>
          <w:szCs w:val="23"/>
          <w:lang w:eastAsia="fr-FR"/>
          <w14:ligatures w14:val="none"/>
        </w:rPr>
        <w:t> pour récupérer une annonce grâce à son identifiant.</w:t>
      </w:r>
    </w:p>
    <w:p w14:paraId="39929AE2" w14:textId="77777777" w:rsidR="00500BB2" w:rsidRPr="00500BB2" w:rsidRDefault="00500BB2" w:rsidP="00500BB2">
      <w:pPr>
        <w:numPr>
          <w:ilvl w:val="0"/>
          <w:numId w:val="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10" w:anchor="effectuer-une-recherche-dannonces-retir%C3%A9es" w:history="1">
        <w:r w:rsidRPr="00500BB2">
          <w:rPr>
            <w:rFonts w:ascii="Montserrat" w:eastAsia="Times New Roman" w:hAnsi="Montserrat" w:cs="Times New Roman"/>
            <w:color w:val="5482DB"/>
            <w:kern w:val="0"/>
            <w:sz w:val="23"/>
            <w:szCs w:val="23"/>
            <w:u w:val="single"/>
            <w:lang w:eastAsia="fr-FR"/>
            <w14:ligatures w14:val="none"/>
          </w:rPr>
          <w:t>POST https://moteurimmo.fr/deletedAds</w:t>
        </w:r>
      </w:hyperlink>
      <w:r w:rsidRPr="00500BB2">
        <w:rPr>
          <w:rFonts w:ascii="Montserrat" w:eastAsia="Times New Roman" w:hAnsi="Montserrat" w:cs="Times New Roman"/>
          <w:color w:val="404654"/>
          <w:kern w:val="0"/>
          <w:sz w:val="23"/>
          <w:szCs w:val="23"/>
          <w:lang w:eastAsia="fr-FR"/>
          <w14:ligatures w14:val="none"/>
        </w:rPr>
        <w:t> pour effectuer une recherche d'annonces retirées.</w:t>
      </w:r>
    </w:p>
    <w:p w14:paraId="484C902A" w14:textId="77777777" w:rsidR="00500BB2" w:rsidRPr="00500BB2" w:rsidRDefault="00500BB2" w:rsidP="00500BB2">
      <w:pPr>
        <w:numPr>
          <w:ilvl w:val="0"/>
          <w:numId w:val="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11" w:anchor="effectuer-une-recherche-dannonces-fusionn%C3%A9es" w:history="1">
        <w:r w:rsidRPr="00500BB2">
          <w:rPr>
            <w:rFonts w:ascii="Montserrat" w:eastAsia="Times New Roman" w:hAnsi="Montserrat" w:cs="Times New Roman"/>
            <w:color w:val="5482DB"/>
            <w:kern w:val="0"/>
            <w:sz w:val="23"/>
            <w:szCs w:val="23"/>
            <w:u w:val="single"/>
            <w:lang w:eastAsia="fr-FR"/>
            <w14:ligatures w14:val="none"/>
          </w:rPr>
          <w:t>POST https://moteurimmo.fr/mergedAds</w:t>
        </w:r>
      </w:hyperlink>
      <w:r w:rsidRPr="00500BB2">
        <w:rPr>
          <w:rFonts w:ascii="Montserrat" w:eastAsia="Times New Roman" w:hAnsi="Montserrat" w:cs="Times New Roman"/>
          <w:color w:val="404654"/>
          <w:kern w:val="0"/>
          <w:sz w:val="23"/>
          <w:szCs w:val="23"/>
          <w:lang w:eastAsia="fr-FR"/>
          <w14:ligatures w14:val="none"/>
        </w:rPr>
        <w:t> pour effectuer une recherche d'annonces fusionnées.</w:t>
      </w:r>
    </w:p>
    <w:p w14:paraId="3C4380B6"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Endpoints pour la recherche d'annonceurs</w:t>
      </w:r>
    </w:p>
    <w:p w14:paraId="04AD9DB6" w14:textId="77777777" w:rsidR="00500BB2" w:rsidRPr="00500BB2" w:rsidRDefault="00500BB2" w:rsidP="00500BB2">
      <w:pPr>
        <w:numPr>
          <w:ilvl w:val="0"/>
          <w:numId w:val="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hyperlink r:id="rId12" w:anchor="effectuer-une-recherche-dannonceurs" w:history="1">
        <w:r w:rsidRPr="00500BB2">
          <w:rPr>
            <w:rFonts w:ascii="Montserrat" w:eastAsia="Times New Roman" w:hAnsi="Montserrat" w:cs="Times New Roman"/>
            <w:color w:val="5482DB"/>
            <w:kern w:val="0"/>
            <w:sz w:val="23"/>
            <w:szCs w:val="23"/>
            <w:u w:val="single"/>
            <w:lang w:eastAsia="fr-FR"/>
            <w14:ligatures w14:val="none"/>
          </w:rPr>
          <w:t>POST https://moteurimmo.fr/api/publishers</w:t>
        </w:r>
      </w:hyperlink>
      <w:r w:rsidRPr="00500BB2">
        <w:rPr>
          <w:rFonts w:ascii="Montserrat" w:eastAsia="Times New Roman" w:hAnsi="Montserrat" w:cs="Times New Roman"/>
          <w:color w:val="404654"/>
          <w:kern w:val="0"/>
          <w:sz w:val="23"/>
          <w:szCs w:val="23"/>
          <w:lang w:eastAsia="fr-FR"/>
          <w14:ligatures w14:val="none"/>
        </w:rPr>
        <w:t> pour effectuer une recherche d'annonceurs.</w:t>
      </w:r>
    </w:p>
    <w:p w14:paraId="13880F8F"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Endpoints pour la mise en place d'alertes</w:t>
      </w:r>
    </w:p>
    <w:p w14:paraId="65C99C84" w14:textId="77777777" w:rsidR="00500BB2" w:rsidRPr="00500BB2" w:rsidRDefault="00500BB2" w:rsidP="00500BB2">
      <w:pPr>
        <w:numPr>
          <w:ilvl w:val="0"/>
          <w:numId w:val="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hyperlink r:id="rId13" w:anchor="cr%C3%A9er-une-alerte" w:history="1">
        <w:r w:rsidRPr="00500BB2">
          <w:rPr>
            <w:rFonts w:ascii="Montserrat" w:eastAsia="Times New Roman" w:hAnsi="Montserrat" w:cs="Times New Roman"/>
            <w:color w:val="5482DB"/>
            <w:kern w:val="0"/>
            <w:sz w:val="23"/>
            <w:szCs w:val="23"/>
            <w:u w:val="single"/>
            <w:lang w:eastAsia="fr-FR"/>
            <w14:ligatures w14:val="none"/>
          </w:rPr>
          <w:t>PUT https://moteurimmo.fr/api/alert</w:t>
        </w:r>
      </w:hyperlink>
      <w:r w:rsidRPr="00500BB2">
        <w:rPr>
          <w:rFonts w:ascii="Montserrat" w:eastAsia="Times New Roman" w:hAnsi="Montserrat" w:cs="Times New Roman"/>
          <w:color w:val="404654"/>
          <w:kern w:val="0"/>
          <w:sz w:val="23"/>
          <w:szCs w:val="23"/>
          <w:lang w:eastAsia="fr-FR"/>
          <w14:ligatures w14:val="none"/>
        </w:rPr>
        <w:t> pour créer une alerte.</w:t>
      </w:r>
    </w:p>
    <w:p w14:paraId="02865D4E" w14:textId="77777777" w:rsidR="00500BB2" w:rsidRPr="00500BB2" w:rsidRDefault="00500BB2" w:rsidP="00500BB2">
      <w:pPr>
        <w:numPr>
          <w:ilvl w:val="0"/>
          <w:numId w:val="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14" w:anchor="r%C3%A9cup%C3%A9rer-une-alerte" w:history="1">
        <w:r w:rsidRPr="00500BB2">
          <w:rPr>
            <w:rFonts w:ascii="Montserrat" w:eastAsia="Times New Roman" w:hAnsi="Montserrat" w:cs="Times New Roman"/>
            <w:color w:val="5482DB"/>
            <w:kern w:val="0"/>
            <w:sz w:val="23"/>
            <w:szCs w:val="23"/>
            <w:u w:val="single"/>
            <w:lang w:eastAsia="fr-FR"/>
            <w14:ligatures w14:val="none"/>
          </w:rPr>
          <w:t>GET https://moteurimmo.fr/api/alert/{id}</w:t>
        </w:r>
      </w:hyperlink>
      <w:r w:rsidRPr="00500BB2">
        <w:rPr>
          <w:rFonts w:ascii="Montserrat" w:eastAsia="Times New Roman" w:hAnsi="Montserrat" w:cs="Times New Roman"/>
          <w:color w:val="404654"/>
          <w:kern w:val="0"/>
          <w:sz w:val="23"/>
          <w:szCs w:val="23"/>
          <w:lang w:eastAsia="fr-FR"/>
          <w14:ligatures w14:val="none"/>
        </w:rPr>
        <w:t> pour récupérer une alerte grâce à son identifiant.</w:t>
      </w:r>
    </w:p>
    <w:p w14:paraId="77B63BA5" w14:textId="77777777" w:rsidR="00500BB2" w:rsidRPr="00500BB2" w:rsidRDefault="00500BB2" w:rsidP="00500BB2">
      <w:pPr>
        <w:numPr>
          <w:ilvl w:val="0"/>
          <w:numId w:val="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15" w:anchor="d%C3%A9sactiver-une-alerte" w:history="1">
        <w:r w:rsidRPr="00500BB2">
          <w:rPr>
            <w:rFonts w:ascii="Montserrat" w:eastAsia="Times New Roman" w:hAnsi="Montserrat" w:cs="Times New Roman"/>
            <w:color w:val="5482DB"/>
            <w:kern w:val="0"/>
            <w:sz w:val="23"/>
            <w:szCs w:val="23"/>
            <w:u w:val="single"/>
            <w:lang w:eastAsia="fr-FR"/>
            <w14:ligatures w14:val="none"/>
          </w:rPr>
          <w:t>POST https://moteurimmo.fr/api/alert/{id}/disable</w:t>
        </w:r>
      </w:hyperlink>
      <w:r w:rsidRPr="00500BB2">
        <w:rPr>
          <w:rFonts w:ascii="Montserrat" w:eastAsia="Times New Roman" w:hAnsi="Montserrat" w:cs="Times New Roman"/>
          <w:color w:val="404654"/>
          <w:kern w:val="0"/>
          <w:sz w:val="23"/>
          <w:szCs w:val="23"/>
          <w:lang w:eastAsia="fr-FR"/>
          <w14:ligatures w14:val="none"/>
        </w:rPr>
        <w:t> pour désactiver une alerte.</w:t>
      </w:r>
    </w:p>
    <w:p w14:paraId="251B1FA2" w14:textId="77777777" w:rsidR="00500BB2" w:rsidRPr="00500BB2" w:rsidRDefault="00500BB2" w:rsidP="00500BB2">
      <w:pPr>
        <w:numPr>
          <w:ilvl w:val="0"/>
          <w:numId w:val="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16" w:anchor="supprimer-une-alerte" w:history="1">
        <w:r w:rsidRPr="00500BB2">
          <w:rPr>
            <w:rFonts w:ascii="Montserrat" w:eastAsia="Times New Roman" w:hAnsi="Montserrat" w:cs="Times New Roman"/>
            <w:color w:val="5482DB"/>
            <w:kern w:val="0"/>
            <w:sz w:val="23"/>
            <w:szCs w:val="23"/>
            <w:u w:val="single"/>
            <w:lang w:eastAsia="fr-FR"/>
            <w14:ligatures w14:val="none"/>
          </w:rPr>
          <w:t>DELETE https://moteurimmo.fr/api/alert/{id}</w:t>
        </w:r>
      </w:hyperlink>
      <w:r w:rsidRPr="00500BB2">
        <w:rPr>
          <w:rFonts w:ascii="Montserrat" w:eastAsia="Times New Roman" w:hAnsi="Montserrat" w:cs="Times New Roman"/>
          <w:color w:val="404654"/>
          <w:kern w:val="0"/>
          <w:sz w:val="23"/>
          <w:szCs w:val="23"/>
          <w:lang w:eastAsia="fr-FR"/>
          <w14:ligatures w14:val="none"/>
        </w:rPr>
        <w:t> pour supprimer une alerte.</w:t>
      </w:r>
    </w:p>
    <w:p w14:paraId="1C994978" w14:textId="77777777" w:rsidR="00500BB2" w:rsidRPr="00500BB2" w:rsidRDefault="00500BB2" w:rsidP="00500BB2">
      <w:pPr>
        <w:numPr>
          <w:ilvl w:val="0"/>
          <w:numId w:val="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17" w:anchor="lister-les-alertes" w:history="1">
        <w:r w:rsidRPr="00500BB2">
          <w:rPr>
            <w:rFonts w:ascii="Montserrat" w:eastAsia="Times New Roman" w:hAnsi="Montserrat" w:cs="Times New Roman"/>
            <w:color w:val="5482DB"/>
            <w:kern w:val="0"/>
            <w:sz w:val="23"/>
            <w:szCs w:val="23"/>
            <w:u w:val="single"/>
            <w:lang w:eastAsia="fr-FR"/>
            <w14:ligatures w14:val="none"/>
          </w:rPr>
          <w:t>GET https://moteurimmo.fr/api/alerts</w:t>
        </w:r>
      </w:hyperlink>
      <w:r w:rsidRPr="00500BB2">
        <w:rPr>
          <w:rFonts w:ascii="Montserrat" w:eastAsia="Times New Roman" w:hAnsi="Montserrat" w:cs="Times New Roman"/>
          <w:color w:val="404654"/>
          <w:kern w:val="0"/>
          <w:sz w:val="23"/>
          <w:szCs w:val="23"/>
          <w:lang w:eastAsia="fr-FR"/>
          <w14:ligatures w14:val="none"/>
        </w:rPr>
        <w:t> pour lister les alertes.</w:t>
      </w:r>
    </w:p>
    <w:p w14:paraId="3FA43C3D"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Endpoint de statistiques</w:t>
      </w:r>
    </w:p>
    <w:p w14:paraId="1AA7BA1E" w14:textId="77777777" w:rsidR="00500BB2" w:rsidRPr="00500BB2" w:rsidRDefault="00500BB2" w:rsidP="00500BB2">
      <w:pPr>
        <w:numPr>
          <w:ilvl w:val="0"/>
          <w:numId w:val="10"/>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hyperlink r:id="rId18" w:anchor="obtenir-les-statistiques-dutilisation" w:history="1">
        <w:r w:rsidRPr="00500BB2">
          <w:rPr>
            <w:rFonts w:ascii="Montserrat" w:eastAsia="Times New Roman" w:hAnsi="Montserrat" w:cs="Times New Roman"/>
            <w:color w:val="5482DB"/>
            <w:kern w:val="0"/>
            <w:sz w:val="23"/>
            <w:szCs w:val="23"/>
            <w:u w:val="single"/>
            <w:lang w:eastAsia="fr-FR"/>
            <w14:ligatures w14:val="none"/>
          </w:rPr>
          <w:t>GET https://moteurimmo.fr/api/statistics</w:t>
        </w:r>
      </w:hyperlink>
      <w:r w:rsidRPr="00500BB2">
        <w:rPr>
          <w:rFonts w:ascii="Montserrat" w:eastAsia="Times New Roman" w:hAnsi="Montserrat" w:cs="Times New Roman"/>
          <w:color w:val="404654"/>
          <w:kern w:val="0"/>
          <w:sz w:val="23"/>
          <w:szCs w:val="23"/>
          <w:lang w:eastAsia="fr-FR"/>
          <w14:ligatures w14:val="none"/>
        </w:rPr>
        <w:t> pour obtenir les statistiques d'utilisation de l'API.</w:t>
      </w:r>
    </w:p>
    <w:p w14:paraId="2F9BCF17" w14:textId="77777777" w:rsidR="00500BB2" w:rsidRPr="00500BB2" w:rsidRDefault="00500BB2" w:rsidP="00500BB2">
      <w:pPr>
        <w:numPr>
          <w:ilvl w:val="0"/>
          <w:numId w:val="1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hyperlink r:id="rId19" w:anchor="obtenir-les-statistiques-des-plateformes" w:history="1">
        <w:r w:rsidRPr="00500BB2">
          <w:rPr>
            <w:rFonts w:ascii="Montserrat" w:eastAsia="Times New Roman" w:hAnsi="Montserrat" w:cs="Times New Roman"/>
            <w:color w:val="5482DB"/>
            <w:kern w:val="0"/>
            <w:sz w:val="23"/>
            <w:szCs w:val="23"/>
            <w:u w:val="single"/>
            <w:lang w:eastAsia="fr-FR"/>
            <w14:ligatures w14:val="none"/>
          </w:rPr>
          <w:t>GET https://moteurimmo.fr/api/originStatistics</w:t>
        </w:r>
      </w:hyperlink>
      <w:r w:rsidRPr="00500BB2">
        <w:rPr>
          <w:rFonts w:ascii="Montserrat" w:eastAsia="Times New Roman" w:hAnsi="Montserrat" w:cs="Times New Roman"/>
          <w:color w:val="404654"/>
          <w:kern w:val="0"/>
          <w:sz w:val="23"/>
          <w:szCs w:val="23"/>
          <w:lang w:eastAsia="fr-FR"/>
          <w14:ligatures w14:val="none"/>
        </w:rPr>
        <w:t> pour obtenir les statistiques de récupération des annonces des plateformes référencées.</w:t>
      </w:r>
    </w:p>
    <w:p w14:paraId="0764760F"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562A427C">
          <v:rect id="_x0000_i1036" alt="" style="width:453.6pt;height:.05pt;mso-width-percent:0;mso-height-percent:0;mso-width-percent:0;mso-height-percent:0" o:hralign="center" o:hrstd="t" o:hr="t" fillcolor="#a0a0a0" stroked="f"/>
        </w:pict>
      </w:r>
    </w:p>
    <w:p w14:paraId="3411C29D"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Effectuer une recherche d'annonces</w:t>
      </w:r>
    </w:p>
    <w:p w14:paraId="2863DE79"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POST https://moteurimmo.fr/api/ads</w:t>
      </w:r>
    </w:p>
    <w:p w14:paraId="1A5A8ED8"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JSON de la requête</w:t>
      </w:r>
    </w:p>
    <w:p w14:paraId="1F26A181" w14:textId="77777777" w:rsidR="00500BB2" w:rsidRPr="00500BB2" w:rsidRDefault="00500BB2" w:rsidP="00500BB2">
      <w:pPr>
        <w:numPr>
          <w:ilvl w:val="0"/>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280E8BB6"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51128149"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4DF6A1E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09AD6F8A"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origins</w:t>
      </w:r>
    </w:p>
    <w:p w14:paraId="5D9CAE17"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 noms de plateformes immobilières</w:t>
      </w:r>
    </w:p>
    <w:p w14:paraId="5ECF819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voir liste des plateformes plus bas</w:t>
      </w:r>
    </w:p>
    <w:p w14:paraId="59AB8AD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toutes les plateformes</w:t>
      </w:r>
    </w:p>
    <w:p w14:paraId="24FB6102"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excludedOrigins</w:t>
      </w:r>
    </w:p>
    <w:p w14:paraId="5AC554F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 noms de plateformes immobilières à exclure</w:t>
      </w:r>
    </w:p>
    <w:p w14:paraId="5F58FC9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voir liste des plateformes plus bas</w:t>
      </w:r>
    </w:p>
    <w:p w14:paraId="73DE1E0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w:t>
      </w:r>
    </w:p>
    <w:p w14:paraId="2B335DE5"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includedIds</w:t>
      </w:r>
    </w:p>
    <w:p w14:paraId="6CA5E232"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d'identifiants d'annonces ("uniqueId") pour retourner uniquement certaines annonces</w:t>
      </w:r>
    </w:p>
    <w:p w14:paraId="32E3875C"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liste de chaînes de caractères</w:t>
      </w:r>
    </w:p>
    <w:p w14:paraId="5DCC9D2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w:t>
      </w:r>
    </w:p>
    <w:p w14:paraId="0DB6AF80"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excludedIds</w:t>
      </w:r>
    </w:p>
    <w:p w14:paraId="3477876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d'identifiants d'annonces ("uniqueId") à exclure des résultats de recherche</w:t>
      </w:r>
    </w:p>
    <w:p w14:paraId="68928CA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liste de chaînes de caractères</w:t>
      </w:r>
    </w:p>
    <w:p w14:paraId="592BB84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w:t>
      </w:r>
    </w:p>
    <w:p w14:paraId="7D48E65C"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page</w:t>
      </w:r>
    </w:p>
    <w:p w14:paraId="70BA5992"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nombre spécifiant le numéro de page</w:t>
      </w:r>
    </w:p>
    <w:p w14:paraId="380B238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entre 1 et 100</w:t>
      </w:r>
    </w:p>
    <w:p w14:paraId="1E5E1A9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1</w:t>
      </w:r>
    </w:p>
    <w:p w14:paraId="1B2F60C3"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maxLength</w:t>
      </w:r>
    </w:p>
    <w:p w14:paraId="039FD20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nombre spécifiant le nombre d'annonces à retourner</w:t>
      </w:r>
    </w:p>
    <w:p w14:paraId="25488745"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entre 1 et 1000</w:t>
      </w:r>
    </w:p>
    <w:p w14:paraId="6A7A3529"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50</w:t>
      </w:r>
    </w:p>
    <w:p w14:paraId="6D565097"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withCount</w:t>
      </w:r>
    </w:p>
    <w:p w14:paraId="235EA3DF"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booléen permettant de retourner le nombre d'annonces qui matchent les critères dans un attribut supplémentaire </w:t>
      </w:r>
      <w:r w:rsidRPr="00500BB2">
        <w:rPr>
          <w:rFonts w:ascii="Inconsolata" w:eastAsia="Times New Roman" w:hAnsi="Inconsolata" w:cs="Courier New"/>
          <w:color w:val="CC0029"/>
          <w:kern w:val="0"/>
          <w:sz w:val="25"/>
          <w:szCs w:val="25"/>
          <w:shd w:val="clear" w:color="auto" w:fill="F3F4F6"/>
          <w:lang w:eastAsia="fr-FR"/>
          <w14:ligatures w14:val="none"/>
        </w:rPr>
        <w:t>count</w:t>
      </w:r>
      <w:r w:rsidRPr="00500BB2">
        <w:rPr>
          <w:rFonts w:ascii="Montserrat" w:eastAsia="Times New Roman" w:hAnsi="Montserrat" w:cs="Times New Roman"/>
          <w:color w:val="404654"/>
          <w:kern w:val="0"/>
          <w:sz w:val="23"/>
          <w:szCs w:val="23"/>
          <w:lang w:eastAsia="fr-FR"/>
          <w14:ligatures w14:val="none"/>
        </w:rPr>
        <w:t> (attention cela peut fortement impacter le temps de réponse et </w:t>
      </w:r>
      <w:r w:rsidRPr="00500BB2">
        <w:rPr>
          <w:rFonts w:ascii="Inconsolata" w:eastAsia="Times New Roman" w:hAnsi="Inconsolata" w:cs="Courier New"/>
          <w:color w:val="CC0029"/>
          <w:kern w:val="0"/>
          <w:sz w:val="25"/>
          <w:szCs w:val="25"/>
          <w:shd w:val="clear" w:color="auto" w:fill="F3F4F6"/>
          <w:lang w:eastAsia="fr-FR"/>
          <w14:ligatures w14:val="none"/>
        </w:rPr>
        <w:t>count</w:t>
      </w:r>
      <w:r w:rsidRPr="00500BB2">
        <w:rPr>
          <w:rFonts w:ascii="Montserrat" w:eastAsia="Times New Roman" w:hAnsi="Montserrat" w:cs="Times New Roman"/>
          <w:color w:val="404654"/>
          <w:kern w:val="0"/>
          <w:sz w:val="23"/>
          <w:szCs w:val="23"/>
          <w:lang w:eastAsia="fr-FR"/>
          <w14:ligatures w14:val="none"/>
        </w:rPr>
        <w:t> vaudra </w:t>
      </w:r>
      <w:r w:rsidRPr="00500BB2">
        <w:rPr>
          <w:rFonts w:ascii="Montserrat" w:eastAsia="Times New Roman" w:hAnsi="Montserrat" w:cs="Times New Roman"/>
          <w:b/>
          <w:bCs/>
          <w:color w:val="2E333D"/>
          <w:kern w:val="0"/>
          <w:sz w:val="23"/>
          <w:szCs w:val="23"/>
          <w:lang w:eastAsia="fr-FR"/>
          <w14:ligatures w14:val="none"/>
        </w:rPr>
        <w:t>-1</w:t>
      </w:r>
      <w:r w:rsidRPr="00500BB2">
        <w:rPr>
          <w:rFonts w:ascii="Montserrat" w:eastAsia="Times New Roman" w:hAnsi="Montserrat" w:cs="Times New Roman"/>
          <w:color w:val="404654"/>
          <w:kern w:val="0"/>
          <w:sz w:val="23"/>
          <w:szCs w:val="23"/>
          <w:lang w:eastAsia="fr-FR"/>
          <w14:ligatures w14:val="none"/>
        </w:rPr>
        <w:t> si l'opération de décompte prend plus de </w:t>
      </w:r>
      <w:r w:rsidRPr="00500BB2">
        <w:rPr>
          <w:rFonts w:ascii="Montserrat" w:eastAsia="Times New Roman" w:hAnsi="Montserrat" w:cs="Times New Roman"/>
          <w:b/>
          <w:bCs/>
          <w:color w:val="2E333D"/>
          <w:kern w:val="0"/>
          <w:sz w:val="23"/>
          <w:szCs w:val="23"/>
          <w:lang w:eastAsia="fr-FR"/>
          <w14:ligatures w14:val="none"/>
        </w:rPr>
        <w:t>10 secondes</w:t>
      </w:r>
      <w:r w:rsidRPr="00500BB2">
        <w:rPr>
          <w:rFonts w:ascii="Montserrat" w:eastAsia="Times New Roman" w:hAnsi="Montserrat" w:cs="Times New Roman"/>
          <w:color w:val="404654"/>
          <w:kern w:val="0"/>
          <w:sz w:val="23"/>
          <w:szCs w:val="23"/>
          <w:lang w:eastAsia="fr-FR"/>
          <w14:ligatures w14:val="none"/>
        </w:rPr>
        <w:t>)</w:t>
      </w:r>
    </w:p>
    <w:p w14:paraId="00C174F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booléen</w:t>
      </w:r>
    </w:p>
    <w:p w14:paraId="18B0B7C5"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false</w:t>
      </w:r>
    </w:p>
    <w:p w14:paraId="4E86AF19"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sortBy :</w:t>
      </w:r>
    </w:p>
    <w:p w14:paraId="1FF82FB5"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chaîne de caractères spécifiant le tri des résultats</w:t>
      </w:r>
    </w:p>
    <w:p w14:paraId="0F4AF7E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['creationDate-asc', 'creationDate-desc', 'deletionDate-asc', 'deletionDate-desc', 'price-asc', 'price-desc', 'pricePerSquareMeter-asc', 'pricePerSquareMeter-desc', 'lastPriceChangeDate-asc', 'lastPriceChangeDate-desc', 'lastPublicationDate-asc', 'lastPublicationDate-desc', 'lastChangeDate-asc', 'lastChangeDate-desc', 'lastMergeDate-asc', 'lastMergeDate-desc']</w:t>
      </w:r>
    </w:p>
    <w:p w14:paraId="4A15989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'creationDate-desc'</w:t>
      </w:r>
    </w:p>
    <w:p w14:paraId="398B7E65"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creationDateBefore :</w:t>
      </w:r>
    </w:p>
    <w:p w14:paraId="377CC29B"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référencées </w:t>
      </w:r>
      <w:r w:rsidRPr="00500BB2">
        <w:rPr>
          <w:rFonts w:ascii="Montserrat" w:eastAsia="Times New Roman" w:hAnsi="Montserrat" w:cs="Times New Roman"/>
          <w:b/>
          <w:bCs/>
          <w:color w:val="2E333D"/>
          <w:kern w:val="0"/>
          <w:sz w:val="23"/>
          <w:szCs w:val="23"/>
          <w:lang w:eastAsia="fr-FR"/>
          <w14:ligatures w14:val="none"/>
        </w:rPr>
        <w:t>avant</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"creationDate-desc")</w:t>
      </w:r>
    </w:p>
    <w:p w14:paraId="48428CF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3C261B8C"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CFB9876"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creationDateAfter :</w:t>
      </w:r>
    </w:p>
    <w:p w14:paraId="7B14AF18"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référencées </w:t>
      </w:r>
      <w:r w:rsidRPr="00500BB2">
        <w:rPr>
          <w:rFonts w:ascii="Montserrat" w:eastAsia="Times New Roman" w:hAnsi="Montserrat" w:cs="Times New Roman"/>
          <w:b/>
          <w:bCs/>
          <w:color w:val="2E333D"/>
          <w:kern w:val="0"/>
          <w:sz w:val="23"/>
          <w:szCs w:val="23"/>
          <w:lang w:eastAsia="fr-FR"/>
          <w14:ligatures w14:val="none"/>
        </w:rPr>
        <w:t>après</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"creationDate-asc")</w:t>
      </w:r>
    </w:p>
    <w:p w14:paraId="638E2FD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valeur possible : chaîne de caractères avec date au format ISO (exemple : "2022-03-24T17:55:32.475Z")</w:t>
      </w:r>
    </w:p>
    <w:p w14:paraId="60CD47C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3E46A75B"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deletionDateBefore :</w:t>
      </w:r>
    </w:p>
    <w:p w14:paraId="378F2BA5"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retirées </w:t>
      </w:r>
      <w:r w:rsidRPr="00500BB2">
        <w:rPr>
          <w:rFonts w:ascii="Montserrat" w:eastAsia="Times New Roman" w:hAnsi="Montserrat" w:cs="Times New Roman"/>
          <w:b/>
          <w:bCs/>
          <w:color w:val="2E333D"/>
          <w:kern w:val="0"/>
          <w:sz w:val="23"/>
          <w:szCs w:val="23"/>
          <w:lang w:eastAsia="fr-FR"/>
          <w14:ligatures w14:val="none"/>
        </w:rPr>
        <w:t>avant</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"deletionDate-desc")</w:t>
      </w:r>
    </w:p>
    <w:p w14:paraId="0A8A2DC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720A5CF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29E5D3C"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deletionDateAfter :</w:t>
      </w:r>
    </w:p>
    <w:p w14:paraId="606B7BEB"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retirées </w:t>
      </w:r>
      <w:r w:rsidRPr="00500BB2">
        <w:rPr>
          <w:rFonts w:ascii="Montserrat" w:eastAsia="Times New Roman" w:hAnsi="Montserrat" w:cs="Times New Roman"/>
          <w:b/>
          <w:bCs/>
          <w:color w:val="2E333D"/>
          <w:kern w:val="0"/>
          <w:sz w:val="23"/>
          <w:szCs w:val="23"/>
          <w:lang w:eastAsia="fr-FR"/>
          <w14:ligatures w14:val="none"/>
        </w:rPr>
        <w:t>après</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"deletionDate-asc")</w:t>
      </w:r>
    </w:p>
    <w:p w14:paraId="167DDE42"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75C4556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080E336F"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lastPriceChangeDateBefore :</w:t>
      </w:r>
    </w:p>
    <w:p w14:paraId="23D7CDF7"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changé de prix </w:t>
      </w:r>
      <w:r w:rsidRPr="00500BB2">
        <w:rPr>
          <w:rFonts w:ascii="Montserrat" w:eastAsia="Times New Roman" w:hAnsi="Montserrat" w:cs="Times New Roman"/>
          <w:b/>
          <w:bCs/>
          <w:color w:val="2E333D"/>
          <w:kern w:val="0"/>
          <w:sz w:val="23"/>
          <w:szCs w:val="23"/>
          <w:lang w:eastAsia="fr-FR"/>
          <w14:ligatures w14:val="none"/>
        </w:rPr>
        <w:t>avant</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"lastPriceChangeDate-desc")</w:t>
      </w:r>
    </w:p>
    <w:p w14:paraId="29054FC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4BD15C7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39D5AB75"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lastPriceChangeDateAfter :</w:t>
      </w:r>
    </w:p>
    <w:p w14:paraId="551F7A00"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changé de prix </w:t>
      </w:r>
      <w:r w:rsidRPr="00500BB2">
        <w:rPr>
          <w:rFonts w:ascii="Montserrat" w:eastAsia="Times New Roman" w:hAnsi="Montserrat" w:cs="Times New Roman"/>
          <w:b/>
          <w:bCs/>
          <w:color w:val="2E333D"/>
          <w:kern w:val="0"/>
          <w:sz w:val="23"/>
          <w:szCs w:val="23"/>
          <w:lang w:eastAsia="fr-FR"/>
          <w14:ligatures w14:val="none"/>
        </w:rPr>
        <w:t>après</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"lastPriceChangeDate-asc")</w:t>
      </w:r>
    </w:p>
    <w:p w14:paraId="33982B5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6FC289AE"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528CE73"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lastPublicationDateBefore :</w:t>
      </w:r>
    </w:p>
    <w:p w14:paraId="5984DD61"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republiée </w:t>
      </w:r>
      <w:r w:rsidRPr="00500BB2">
        <w:rPr>
          <w:rFonts w:ascii="Montserrat" w:eastAsia="Times New Roman" w:hAnsi="Montserrat" w:cs="Times New Roman"/>
          <w:b/>
          <w:bCs/>
          <w:color w:val="2E333D"/>
          <w:kern w:val="0"/>
          <w:sz w:val="23"/>
          <w:szCs w:val="23"/>
          <w:lang w:eastAsia="fr-FR"/>
          <w14:ligatures w14:val="none"/>
        </w:rPr>
        <w:t>avant</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"lastPublicationDate-desc")</w:t>
      </w:r>
    </w:p>
    <w:p w14:paraId="592DB6A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49C49AB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66FBF2A"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lastPublicationDateAfter :</w:t>
      </w:r>
    </w:p>
    <w:p w14:paraId="5805649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republiée </w:t>
      </w:r>
      <w:r w:rsidRPr="00500BB2">
        <w:rPr>
          <w:rFonts w:ascii="Montserrat" w:eastAsia="Times New Roman" w:hAnsi="Montserrat" w:cs="Times New Roman"/>
          <w:b/>
          <w:bCs/>
          <w:color w:val="2E333D"/>
          <w:kern w:val="0"/>
          <w:sz w:val="23"/>
          <w:szCs w:val="23"/>
          <w:lang w:eastAsia="fr-FR"/>
          <w14:ligatures w14:val="none"/>
        </w:rPr>
        <w:t>après</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"lastPublicationDate-asc")</w:t>
      </w:r>
    </w:p>
    <w:p w14:paraId="61F0760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valeur possible : chaîne de caractères avec date au format ISO (exemple : "2022-03-24T17:55:32.475Z")</w:t>
      </w:r>
    </w:p>
    <w:p w14:paraId="60EDCD5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DEAEBFB"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lastEventDateBefore :</w:t>
      </w:r>
    </w:p>
    <w:p w14:paraId="586BB53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créés, republiées, retirées ou dont le prix a changé </w:t>
      </w:r>
      <w:r w:rsidRPr="00500BB2">
        <w:rPr>
          <w:rFonts w:ascii="Montserrat" w:eastAsia="Times New Roman" w:hAnsi="Montserrat" w:cs="Times New Roman"/>
          <w:b/>
          <w:bCs/>
          <w:color w:val="2E333D"/>
          <w:kern w:val="0"/>
          <w:sz w:val="23"/>
          <w:szCs w:val="23"/>
          <w:lang w:eastAsia="fr-FR"/>
          <w14:ligatures w14:val="none"/>
        </w:rPr>
        <w:t>avant</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"lastEventDate-desc")</w:t>
      </w:r>
    </w:p>
    <w:p w14:paraId="37136E7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7F82D979"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59DDE0E8"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lastEventDateAfter :</w:t>
      </w:r>
    </w:p>
    <w:p w14:paraId="3009F7FA"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créés, republiées, retirées ou dont le prix a changé </w:t>
      </w:r>
      <w:r w:rsidRPr="00500BB2">
        <w:rPr>
          <w:rFonts w:ascii="Montserrat" w:eastAsia="Times New Roman" w:hAnsi="Montserrat" w:cs="Times New Roman"/>
          <w:b/>
          <w:bCs/>
          <w:color w:val="2E333D"/>
          <w:kern w:val="0"/>
          <w:sz w:val="23"/>
          <w:szCs w:val="23"/>
          <w:lang w:eastAsia="fr-FR"/>
          <w14:ligatures w14:val="none"/>
        </w:rPr>
        <w:t>après</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"lastEventDate-asc")</w:t>
      </w:r>
    </w:p>
    <w:p w14:paraId="097B078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4FDD0B2E"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E02B994"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lastChangeDateBefore :</w:t>
      </w:r>
    </w:p>
    <w:p w14:paraId="799642BF"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modifiées </w:t>
      </w:r>
      <w:r w:rsidRPr="00500BB2">
        <w:rPr>
          <w:rFonts w:ascii="Montserrat" w:eastAsia="Times New Roman" w:hAnsi="Montserrat" w:cs="Times New Roman"/>
          <w:b/>
          <w:bCs/>
          <w:color w:val="2E333D"/>
          <w:kern w:val="0"/>
          <w:sz w:val="23"/>
          <w:szCs w:val="23"/>
          <w:lang w:eastAsia="fr-FR"/>
          <w14:ligatures w14:val="none"/>
        </w:rPr>
        <w:t>avant</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"lastChangeDate-desc")</w:t>
      </w:r>
    </w:p>
    <w:p w14:paraId="148B8D7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48BE5C8E"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9F17D04"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lastChangeDateAfter :</w:t>
      </w:r>
    </w:p>
    <w:p w14:paraId="5055DC97"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modifiées </w:t>
      </w:r>
      <w:r w:rsidRPr="00500BB2">
        <w:rPr>
          <w:rFonts w:ascii="Montserrat" w:eastAsia="Times New Roman" w:hAnsi="Montserrat" w:cs="Times New Roman"/>
          <w:b/>
          <w:bCs/>
          <w:color w:val="2E333D"/>
          <w:kern w:val="0"/>
          <w:sz w:val="23"/>
          <w:szCs w:val="23"/>
          <w:lang w:eastAsia="fr-FR"/>
          <w14:ligatures w14:val="none"/>
        </w:rPr>
        <w:t>après</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"lastChangeDate-asc")</w:t>
      </w:r>
    </w:p>
    <w:p w14:paraId="08FC7A6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58F08A52"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EF761E1"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lastMergeDateBefore :</w:t>
      </w:r>
    </w:p>
    <w:p w14:paraId="1372B268"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fusionnées </w:t>
      </w:r>
      <w:r w:rsidRPr="00500BB2">
        <w:rPr>
          <w:rFonts w:ascii="Montserrat" w:eastAsia="Times New Roman" w:hAnsi="Montserrat" w:cs="Times New Roman"/>
          <w:b/>
          <w:bCs/>
          <w:color w:val="2E333D"/>
          <w:kern w:val="0"/>
          <w:sz w:val="23"/>
          <w:szCs w:val="23"/>
          <w:lang w:eastAsia="fr-FR"/>
          <w14:ligatures w14:val="none"/>
        </w:rPr>
        <w:t>avant</w:t>
      </w:r>
      <w:r w:rsidRPr="00500BB2">
        <w:rPr>
          <w:rFonts w:ascii="Montserrat" w:eastAsia="Times New Roman" w:hAnsi="Montserrat" w:cs="Times New Roman"/>
          <w:color w:val="404654"/>
          <w:kern w:val="0"/>
          <w:sz w:val="23"/>
          <w:szCs w:val="23"/>
          <w:lang w:eastAsia="fr-FR"/>
          <w14:ligatures w14:val="none"/>
        </w:rPr>
        <w:t> cette date (pour une recherche plus rapide, l'utilisation de ce critère force le tri des résultats à "lastMergeDate-desc")</w:t>
      </w:r>
    </w:p>
    <w:p w14:paraId="3233061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6A7C7C2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4B51840"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lastMergeDateAfter :</w:t>
      </w:r>
    </w:p>
    <w:p w14:paraId="72702EC8"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date permettant de retourner les annonces ayant été fusionnées </w:t>
      </w:r>
      <w:r w:rsidRPr="00500BB2">
        <w:rPr>
          <w:rFonts w:ascii="Montserrat" w:eastAsia="Times New Roman" w:hAnsi="Montserrat" w:cs="Times New Roman"/>
          <w:b/>
          <w:bCs/>
          <w:color w:val="2E333D"/>
          <w:kern w:val="0"/>
          <w:sz w:val="23"/>
          <w:szCs w:val="23"/>
          <w:lang w:eastAsia="fr-FR"/>
          <w14:ligatures w14:val="none"/>
        </w:rPr>
        <w:t>après</w:t>
      </w:r>
      <w:r w:rsidRPr="00500BB2">
        <w:rPr>
          <w:rFonts w:ascii="Montserrat" w:eastAsia="Times New Roman" w:hAnsi="Montserrat" w:cs="Times New Roman"/>
          <w:color w:val="404654"/>
          <w:kern w:val="0"/>
          <w:sz w:val="23"/>
          <w:szCs w:val="23"/>
          <w:lang w:eastAsia="fr-FR"/>
          <w14:ligatures w14:val="none"/>
        </w:rPr>
        <w:t xml:space="preserve"> cette date (pour une recherche plus rapide, </w:t>
      </w:r>
      <w:r w:rsidRPr="00500BB2">
        <w:rPr>
          <w:rFonts w:ascii="Montserrat" w:eastAsia="Times New Roman" w:hAnsi="Montserrat" w:cs="Times New Roman"/>
          <w:color w:val="404654"/>
          <w:kern w:val="0"/>
          <w:sz w:val="23"/>
          <w:szCs w:val="23"/>
          <w:lang w:eastAsia="fr-FR"/>
          <w14:ligatures w14:val="none"/>
        </w:rPr>
        <w:lastRenderedPageBreak/>
        <w:t>l'utilisation de ce critère force le tri des résultats à "lastMergeDate-asc")</w:t>
      </w:r>
    </w:p>
    <w:p w14:paraId="54BF9F3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 avec date au format ISO (exemple : "2022-03-24T17:55:32.475Z")</w:t>
      </w:r>
    </w:p>
    <w:p w14:paraId="564B3A9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F14D076"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types :</w:t>
      </w:r>
    </w:p>
    <w:p w14:paraId="7C8E0B8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 types de transaction</w:t>
      </w:r>
    </w:p>
    <w:p w14:paraId="705CC02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['sale', 'rental']</w:t>
      </w:r>
    </w:p>
    <w:p w14:paraId="3145C73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['sale', 'rental']</w:t>
      </w:r>
    </w:p>
    <w:p w14:paraId="5CF8FB8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à savoir : si vous n'avez accès qu'à une partie des annonces (vente ou location), ce champ est prédéfini et vous ne pouvez pas le modifier</w:t>
      </w:r>
    </w:p>
    <w:p w14:paraId="56D61C65"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categories :</w:t>
      </w:r>
    </w:p>
    <w:p w14:paraId="6F0C2AED"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 catégories de bien (voir catégories d'une annonce plus bas)</w:t>
      </w:r>
    </w:p>
    <w:p w14:paraId="40D7B6F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['house', 'flat', 'office', 'premises', 'shop', 'block', 'land', 'parking/garage/box', 'misc']</w:t>
      </w:r>
    </w:p>
    <w:p w14:paraId="2E92042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['house', 'flat', 'office', 'premises', 'shop', 'block', 'land', 'parking/garage/box', 'misc']</w:t>
      </w:r>
    </w:p>
    <w:p w14:paraId="32B64CBF"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publisherTypes :</w:t>
      </w:r>
    </w:p>
    <w:p w14:paraId="16AB098A"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 types d'annonceur</w:t>
      </w:r>
    </w:p>
    <w:p w14:paraId="3A99B7E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['professional', 'individual']</w:t>
      </w:r>
    </w:p>
    <w:p w14:paraId="3631827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['professional', 'individual']</w:t>
      </w:r>
    </w:p>
    <w:p w14:paraId="2467161A"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locations :</w:t>
      </w:r>
    </w:p>
    <w:p w14:paraId="21C7BB7D"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d'objet représentant une localisation</w:t>
      </w:r>
    </w:p>
    <w:p w14:paraId="06706E4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voir documentation sur la localisation</w:t>
      </w:r>
    </w:p>
    <w:p w14:paraId="224422D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w:t>
      </w:r>
    </w:p>
    <w:p w14:paraId="2AF87129"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radius :</w:t>
      </w:r>
    </w:p>
    <w:p w14:paraId="181A0571"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rayon de la recherche en kilomètres</w:t>
      </w:r>
    </w:p>
    <w:p w14:paraId="394F87D5"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de 1 à 100</w:t>
      </w:r>
    </w:p>
    <w:p w14:paraId="3B1AD0A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0EC4053E"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box :</w:t>
      </w:r>
    </w:p>
    <w:p w14:paraId="1109DC31"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rectangle de recherche sous forme d'un couple de couples longitude/latitude (haut gauche et bas droite), </w:t>
      </w:r>
      <w:r w:rsidRPr="00500BB2">
        <w:rPr>
          <w:rFonts w:ascii="Montserrat" w:eastAsia="Times New Roman" w:hAnsi="Montserrat" w:cs="Times New Roman"/>
          <w:color w:val="FFA500"/>
          <w:kern w:val="0"/>
          <w:sz w:val="23"/>
          <w:szCs w:val="23"/>
          <w:lang w:eastAsia="fr-FR"/>
          <w14:ligatures w14:val="none"/>
        </w:rPr>
        <w:t>à noter que le rectangle s'applique aux coordonnées du barycentre de la localisation des annonces et non aux positions GPS des annonces</w:t>
      </w:r>
    </w:p>
    <w:p w14:paraId="4250EDE9"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coordonnées d'un plan 2D</w:t>
      </w:r>
    </w:p>
    <w:p w14:paraId="35C3E0A2"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368D6A4A"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priceMin :</w:t>
      </w:r>
    </w:p>
    <w:p w14:paraId="6A335EA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prix minimum en €</w:t>
      </w:r>
    </w:p>
    <w:p w14:paraId="4FC2978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773C5A6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1660ADF"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priceMax :</w:t>
      </w:r>
    </w:p>
    <w:p w14:paraId="22BBEFD8"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prix maximum en €</w:t>
      </w:r>
    </w:p>
    <w:p w14:paraId="1EECFB5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valeur possible : &gt;= 1</w:t>
      </w:r>
    </w:p>
    <w:p w14:paraId="047362EC"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59A6A630"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pricePerSquareMeterMin :</w:t>
      </w:r>
    </w:p>
    <w:p w14:paraId="694270F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prix par m² minimum en €</w:t>
      </w:r>
    </w:p>
    <w:p w14:paraId="34F42199"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14B9C61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35F07210"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pricePerSquareMeterMax :</w:t>
      </w:r>
    </w:p>
    <w:p w14:paraId="64549B43"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prix par m² maximum en €</w:t>
      </w:r>
    </w:p>
    <w:p w14:paraId="1CD5562C"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3F57A0F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FC7DCEF"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rentMin :</w:t>
      </w:r>
    </w:p>
    <w:p w14:paraId="51737A31"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loyer perçu minimum en €</w:t>
      </w:r>
    </w:p>
    <w:p w14:paraId="56237A9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2A222BE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7BFAEFDE"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rentMax :</w:t>
      </w:r>
    </w:p>
    <w:p w14:paraId="64D1054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loyer perçu maximum en €</w:t>
      </w:r>
    </w:p>
    <w:p w14:paraId="41C3F80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160E8407"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5EBBA76"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propertyChargesMin :</w:t>
      </w:r>
    </w:p>
    <w:p w14:paraId="7F5D2A5D"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charges mensuelles minimum en €</w:t>
      </w:r>
    </w:p>
    <w:p w14:paraId="342F286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102D9937"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05B8362"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propertyChargesMax :</w:t>
      </w:r>
    </w:p>
    <w:p w14:paraId="11CC2D7B"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charges mensuelles maximum en €</w:t>
      </w:r>
    </w:p>
    <w:p w14:paraId="60F98A3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60386B92"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F83A916"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propertyTaxMin :</w:t>
      </w:r>
    </w:p>
    <w:p w14:paraId="28FAA42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taxe foncière mensuelle minimum en €</w:t>
      </w:r>
    </w:p>
    <w:p w14:paraId="3278736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51F07E07"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21FA830"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propertyTaxMax :</w:t>
      </w:r>
    </w:p>
    <w:p w14:paraId="6384048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taxe foncière mensuelle maximum en €</w:t>
      </w:r>
    </w:p>
    <w:p w14:paraId="5AAE15F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638C9E2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49C5C0B"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roomsMin :</w:t>
      </w:r>
    </w:p>
    <w:p w14:paraId="1D83E0F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nombre de pièces minimum</w:t>
      </w:r>
    </w:p>
    <w:p w14:paraId="675A752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144DBBC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05289962"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roomsMax :</w:t>
      </w:r>
    </w:p>
    <w:p w14:paraId="0190F5E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nombre de pièces maximum</w:t>
      </w:r>
    </w:p>
    <w:p w14:paraId="31368CB0"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14C019C0"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8A8A99D"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bedroomsMin :</w:t>
      </w:r>
    </w:p>
    <w:p w14:paraId="697FB97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nombre de chambres minimum</w:t>
      </w:r>
    </w:p>
    <w:p w14:paraId="63FB397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37D7D4E2"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E0EAF5A"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bedroomsMax :</w:t>
      </w:r>
    </w:p>
    <w:p w14:paraId="4469F3F3"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nombre de chambres maximum</w:t>
      </w:r>
    </w:p>
    <w:p w14:paraId="2FC08C77"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08D98D3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D0C5F77"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surfaceMin :</w:t>
      </w:r>
    </w:p>
    <w:p w14:paraId="7EB706D5"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surface minimum en m²</w:t>
      </w:r>
    </w:p>
    <w:p w14:paraId="4E8E18D5"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3C5B7C2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CB760D4"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surfaceMax :</w:t>
      </w:r>
    </w:p>
    <w:p w14:paraId="420A6B60"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surface maximum en m²</w:t>
      </w:r>
    </w:p>
    <w:p w14:paraId="24C60AD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5C9B4A40"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C7C5928"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landSurfaceMin :</w:t>
      </w:r>
    </w:p>
    <w:p w14:paraId="5975408D"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surface du terrain minimum en m²</w:t>
      </w:r>
    </w:p>
    <w:p w14:paraId="023A4615"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109F337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6868A5E"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landSurfaceMax :</w:t>
      </w:r>
    </w:p>
    <w:p w14:paraId="327707B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surface du terrain maximum en m²</w:t>
      </w:r>
    </w:p>
    <w:p w14:paraId="1B701A4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w:t>
      </w:r>
    </w:p>
    <w:p w14:paraId="36ADCA80"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43E51C3"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constructionYearMin :</w:t>
      </w:r>
    </w:p>
    <w:p w14:paraId="25D387B3"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année de construction minimum</w:t>
      </w:r>
    </w:p>
    <w:p w14:paraId="3F099A0C"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1500</w:t>
      </w:r>
    </w:p>
    <w:p w14:paraId="6E6784C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45E2FB3"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constructionYearMax :</w:t>
      </w:r>
    </w:p>
    <w:p w14:paraId="7C58924E"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année de construction maximum</w:t>
      </w:r>
    </w:p>
    <w:p w14:paraId="6CF1C7F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1500</w:t>
      </w:r>
    </w:p>
    <w:p w14:paraId="12909AA9"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5089EFBA"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floorMin :</w:t>
      </w:r>
    </w:p>
    <w:p w14:paraId="56BEA476"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étage du bien minimum</w:t>
      </w:r>
    </w:p>
    <w:p w14:paraId="6AB8204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0</w:t>
      </w:r>
    </w:p>
    <w:p w14:paraId="34BC173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ED392BE"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floorMax :</w:t>
      </w:r>
    </w:p>
    <w:p w14:paraId="05B13CDF"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étage du bien maximum</w:t>
      </w:r>
    </w:p>
    <w:p w14:paraId="7B78F32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0</w:t>
      </w:r>
    </w:p>
    <w:p w14:paraId="6A16001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90DED55"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buildingsFloorMin :</w:t>
      </w:r>
    </w:p>
    <w:p w14:paraId="5656CF90"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nombre d'étages du bâtiment minimum</w:t>
      </w:r>
    </w:p>
    <w:p w14:paraId="5B65A08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0</w:t>
      </w:r>
    </w:p>
    <w:p w14:paraId="64CD27D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D7F905F"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buildingsFloorMax :</w:t>
      </w:r>
    </w:p>
    <w:p w14:paraId="11D257BE"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nombre d'étages du bâtiment maximum</w:t>
      </w:r>
    </w:p>
    <w:p w14:paraId="4D7CD59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&gt;= 0</w:t>
      </w:r>
    </w:p>
    <w:p w14:paraId="491AB2DC"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04C73D2"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energyGradeMin :</w:t>
      </w:r>
    </w:p>
    <w:p w14:paraId="3004073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classe DPE minimum</w:t>
      </w:r>
    </w:p>
    <w:p w14:paraId="2595D792"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['A', 'B', 'C', 'D', 'E', 'F', 'G', 'V']</w:t>
      </w:r>
    </w:p>
    <w:p w14:paraId="007BC8E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7D7A0C9"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energyGradeMax :</w:t>
      </w:r>
    </w:p>
    <w:p w14:paraId="1640087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classe DPE maximum</w:t>
      </w:r>
    </w:p>
    <w:p w14:paraId="3191096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['A', 'B', 'C', 'D', 'E', 'F', 'G', 'V']</w:t>
      </w:r>
    </w:p>
    <w:p w14:paraId="242323B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731D79B5"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energyValueMin :</w:t>
      </w:r>
    </w:p>
    <w:p w14:paraId="4CD2F79F"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DPE minimum</w:t>
      </w:r>
    </w:p>
    <w:p w14:paraId="54726F5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nombre entier entre 1 et 1000</w:t>
      </w:r>
    </w:p>
    <w:p w14:paraId="452661FA"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C8999F2"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energyValueMax :</w:t>
      </w:r>
    </w:p>
    <w:p w14:paraId="75E3C8DB"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DPE maximum</w:t>
      </w:r>
    </w:p>
    <w:p w14:paraId="3E9D61A2"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nombre entier entre 1 et 1000</w:t>
      </w:r>
    </w:p>
    <w:p w14:paraId="36B7693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354CCD0F"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gasGradeMin :</w:t>
      </w:r>
    </w:p>
    <w:p w14:paraId="5E637D02"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classe GES minimum</w:t>
      </w:r>
    </w:p>
    <w:p w14:paraId="29BF9749"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['A', 'B', 'C', 'D', 'E', 'F', 'G', 'V']</w:t>
      </w:r>
    </w:p>
    <w:p w14:paraId="361B9207"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5ABDED75"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gasGradeMax :</w:t>
      </w:r>
    </w:p>
    <w:p w14:paraId="434B9651"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classe GES maximum</w:t>
      </w:r>
    </w:p>
    <w:p w14:paraId="45D28215"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['A', 'B', 'C', 'D', 'E', 'F', 'G', 'V']</w:t>
      </w:r>
    </w:p>
    <w:p w14:paraId="37D5459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0BDC2D51"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gasValueMin :</w:t>
      </w:r>
    </w:p>
    <w:p w14:paraId="18C34662"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GES minimum</w:t>
      </w:r>
    </w:p>
    <w:p w14:paraId="166FDBC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nombre entier entre 1 et 1000</w:t>
      </w:r>
    </w:p>
    <w:p w14:paraId="5C4FCB71"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7C3C9FF0"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gasValueMax :</w:t>
      </w:r>
    </w:p>
    <w:p w14:paraId="3CD0BDFD"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GES maximum</w:t>
      </w:r>
    </w:p>
    <w:p w14:paraId="2F1559DE"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nombre entier entre 1 et 1000</w:t>
      </w:r>
    </w:p>
    <w:p w14:paraId="61257403"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74E0732C"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options :</w:t>
      </w:r>
    </w:p>
    <w:p w14:paraId="61AF6840"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d'options du bien en anglais</w:t>
      </w:r>
    </w:p>
    <w:p w14:paraId="213F5677"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 xml:space="preserve">valeurs possibles : ['hasPriceChanged','withDeletedAds', 'deletedAdsOnly', 'hasBeenRepublished', 'withMissingValues', 'originsFullyExcluded', 'knownAddress', 'knownPosition', 'hasPublisherEmail', 'hasPublisherPhone', 'isFurnished', 'isNotFurnished', 'isNew', 'isOld', 'isSoldRented', 'isNotSoldRented', </w:t>
      </w:r>
      <w:r w:rsidRPr="00500BB2">
        <w:rPr>
          <w:rFonts w:ascii="Montserrat" w:eastAsia="Times New Roman" w:hAnsi="Montserrat" w:cs="Times New Roman"/>
          <w:color w:val="404654"/>
          <w:kern w:val="0"/>
          <w:sz w:val="23"/>
          <w:szCs w:val="23"/>
          <w:lang w:eastAsia="fr-FR"/>
          <w14:ligatures w14:val="none"/>
        </w:rPr>
        <w:lastRenderedPageBreak/>
        <w:t>'isFlatshare', 'isNotFlatshare', 'isLifeAnnuity', 'isNotLifeAnnuity', 'hasLift', 'hasNoLift', 'hasGarden', 'hasGarage', 'hasParking', 'hasGarageOrParking', 'hasCave', 'isBuildable', 'isNotBuildable', 'isDivisible', 'inServicedResidence', 'notInServicedResidence', 'hasSwimmingPool', 'hasTerrace', 'hasBalcony', 'hasTerraceOrBalcony', 'hasIntercom', 'hasDigicode', 'hasWorksRequired', 'hasNoWorksRequired', 'isGroundFloor', 'isNotGroundFloor', 'isLastFloor', 'hasOpticFiber', 'hasSeaView', 'hasPicture', 'hasNoPicture', 'isSeasonalRental', 'isNotSeasonalRental', 'isSocialHousing', 'isNotSocialHousing', 'isBareOwnership', 'isNotBareOwnership', 'isUnderCompromise', 'isNotUnderCompromise', 'isAuctionSale', 'isNotAuctionSale', 'denyProspecting']</w:t>
      </w:r>
    </w:p>
    <w:p w14:paraId="15E4C65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w:t>
      </w:r>
    </w:p>
    <w:p w14:paraId="04998014"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reference :</w:t>
      </w:r>
    </w:p>
    <w:p w14:paraId="0FD32089"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référence de l'annonce principale</w:t>
      </w:r>
    </w:p>
    <w:p w14:paraId="3193F41F"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expression régulière sous la forme d'une chaîne de caractères</w:t>
      </w:r>
    </w:p>
    <w:p w14:paraId="140926A0"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défault : null</w:t>
      </w:r>
    </w:p>
    <w:p w14:paraId="3E1B880A"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keywords :</w:t>
      </w:r>
    </w:p>
    <w:p w14:paraId="413EBF26"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 mots-clés présents dans le titre et la description</w:t>
      </w:r>
    </w:p>
    <w:p w14:paraId="1F37F4A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mots en français</w:t>
      </w:r>
    </w:p>
    <w:p w14:paraId="40B0F744"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w:t>
      </w:r>
    </w:p>
    <w:p w14:paraId="600AD4AD"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keywordsOperator :</w:t>
      </w:r>
    </w:p>
    <w:p w14:paraId="1A8DDD0C"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opérateur logique pour la recherche par mot-clés</w:t>
      </w:r>
    </w:p>
    <w:p w14:paraId="4F65D3ED"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'or' ou 'and'</w:t>
      </w:r>
    </w:p>
    <w:p w14:paraId="107FF847"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'and'</w:t>
      </w:r>
    </w:p>
    <w:p w14:paraId="186472B8"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includeHistory :</w:t>
      </w:r>
    </w:p>
    <w:p w14:paraId="6091B5CA"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booléen permettant de retourner l'historique des modifications des annonces</w:t>
      </w:r>
    </w:p>
    <w:p w14:paraId="50F7E205"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booléen</w:t>
      </w:r>
    </w:p>
    <w:p w14:paraId="50A6B946"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false</w:t>
      </w:r>
    </w:p>
    <w:p w14:paraId="271E9C01"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fields :</w:t>
      </w:r>
    </w:p>
    <w:p w14:paraId="5C53A994"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des champs de chaque annonce à retourner (pour optimiser la bande passante)</w:t>
      </w:r>
    </w:p>
    <w:p w14:paraId="109D7D1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liste de chaînes de caractères</w:t>
      </w:r>
    </w:p>
    <w:p w14:paraId="04D4AB88"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DC54184" w14:textId="77777777" w:rsidR="00500BB2" w:rsidRPr="00500BB2" w:rsidRDefault="00500BB2" w:rsidP="00500BB2">
      <w:pPr>
        <w:numPr>
          <w:ilvl w:val="0"/>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urls :</w:t>
      </w:r>
    </w:p>
    <w:p w14:paraId="436F5F3C" w14:textId="77777777" w:rsidR="00500BB2" w:rsidRPr="00500BB2" w:rsidRDefault="00500BB2" w:rsidP="00500BB2">
      <w:pPr>
        <w:numPr>
          <w:ilvl w:val="1"/>
          <w:numId w:val="1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d'URLs d'annonces (chaque URL est convertie en un couple </w:t>
      </w:r>
      <w:r w:rsidRPr="00500BB2">
        <w:rPr>
          <w:rFonts w:ascii="Inconsolata" w:eastAsia="Times New Roman" w:hAnsi="Inconsolata" w:cs="Courier New"/>
          <w:color w:val="CC0029"/>
          <w:kern w:val="0"/>
          <w:sz w:val="25"/>
          <w:szCs w:val="25"/>
          <w:shd w:val="clear" w:color="auto" w:fill="F3F4F6"/>
          <w:lang w:eastAsia="fr-FR"/>
          <w14:ligatures w14:val="none"/>
        </w:rPr>
        <w:t>origin/adId</w:t>
      </w:r>
      <w:r w:rsidRPr="00500BB2">
        <w:rPr>
          <w:rFonts w:ascii="Montserrat" w:eastAsia="Times New Roman" w:hAnsi="Montserrat" w:cs="Times New Roman"/>
          <w:color w:val="404654"/>
          <w:kern w:val="0"/>
          <w:sz w:val="23"/>
          <w:szCs w:val="23"/>
          <w:lang w:eastAsia="fr-FR"/>
          <w14:ligatures w14:val="none"/>
        </w:rPr>
        <w:t>)</w:t>
      </w:r>
    </w:p>
    <w:p w14:paraId="22A56B6C"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liste de chaînes de caractères</w:t>
      </w:r>
    </w:p>
    <w:p w14:paraId="3F16D3EB" w14:textId="77777777" w:rsidR="00500BB2" w:rsidRPr="00500BB2" w:rsidRDefault="00500BB2" w:rsidP="00500BB2">
      <w:pPr>
        <w:numPr>
          <w:ilvl w:val="1"/>
          <w:numId w:val="1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9CCB55C"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Plateformes référencées :</w:t>
      </w:r>
    </w:p>
    <w:p w14:paraId="6D568633"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Les plateformes référencées sont les suivantes :</w:t>
      </w:r>
      <w:r w:rsidRPr="00500BB2">
        <w:rPr>
          <w:rFonts w:ascii="Montserrat" w:eastAsia="Times New Roman" w:hAnsi="Montserrat" w:cs="Times New Roman"/>
          <w:color w:val="404654"/>
          <w:kern w:val="0"/>
          <w:sz w:val="23"/>
          <w:szCs w:val="23"/>
          <w:lang w:eastAsia="fr-FR"/>
          <w14:ligatures w14:val="none"/>
        </w:rPr>
        <w:br/>
        <w:t>['</w:t>
      </w:r>
      <w:del w:id="0" w:author="Unknown">
        <w:r w:rsidRPr="00500BB2">
          <w:rPr>
            <w:rFonts w:ascii="Montserrat" w:eastAsia="Times New Roman" w:hAnsi="Montserrat" w:cs="Times New Roman"/>
            <w:color w:val="404654"/>
            <w:kern w:val="0"/>
            <w:sz w:val="23"/>
            <w:szCs w:val="23"/>
            <w:lang w:eastAsia="fr-FR"/>
            <w14:ligatures w14:val="none"/>
          </w:rPr>
          <w:delText>avendrealouer</w:delText>
        </w:r>
      </w:del>
      <w:r w:rsidRPr="00500BB2">
        <w:rPr>
          <w:rFonts w:ascii="Montserrat" w:eastAsia="Times New Roman" w:hAnsi="Montserrat" w:cs="Times New Roman"/>
          <w:color w:val="404654"/>
          <w:kern w:val="0"/>
          <w:sz w:val="23"/>
          <w:szCs w:val="23"/>
          <w:lang w:eastAsia="fr-FR"/>
          <w14:ligatures w14:val="none"/>
        </w:rPr>
        <w:t>', 'leboncoin', '</w:t>
      </w:r>
      <w:del w:id="1" w:author="Unknown">
        <w:r w:rsidRPr="00500BB2">
          <w:rPr>
            <w:rFonts w:ascii="Montserrat" w:eastAsia="Times New Roman" w:hAnsi="Montserrat" w:cs="Times New Roman"/>
            <w:color w:val="404654"/>
            <w:kern w:val="0"/>
            <w:sz w:val="23"/>
            <w:szCs w:val="23"/>
            <w:lang w:eastAsia="fr-FR"/>
            <w14:ligatures w14:val="none"/>
          </w:rPr>
          <w:delText>logicimmo</w:delText>
        </w:r>
      </w:del>
      <w:r w:rsidRPr="00500BB2">
        <w:rPr>
          <w:rFonts w:ascii="Montserrat" w:eastAsia="Times New Roman" w:hAnsi="Montserrat" w:cs="Times New Roman"/>
          <w:color w:val="404654"/>
          <w:kern w:val="0"/>
          <w:sz w:val="23"/>
          <w:szCs w:val="23"/>
          <w:lang w:eastAsia="fr-FR"/>
          <w14:ligatures w14:val="none"/>
        </w:rPr>
        <w:t>', 'pap', 'seloger', 'bienici', 'figaro', 'paruvendu', 'lesiteimmo', '</w:t>
      </w:r>
      <w:del w:id="2" w:author="Unknown">
        <w:r w:rsidRPr="00500BB2">
          <w:rPr>
            <w:rFonts w:ascii="Montserrat" w:eastAsia="Times New Roman" w:hAnsi="Montserrat" w:cs="Times New Roman"/>
            <w:color w:val="404654"/>
            <w:kern w:val="0"/>
            <w:sz w:val="23"/>
            <w:szCs w:val="23"/>
            <w:lang w:eastAsia="fr-FR"/>
            <w14:ligatures w14:val="none"/>
          </w:rPr>
          <w:delText>acheterlouer</w:delText>
        </w:r>
      </w:del>
      <w:r w:rsidRPr="00500BB2">
        <w:rPr>
          <w:rFonts w:ascii="Montserrat" w:eastAsia="Times New Roman" w:hAnsi="Montserrat" w:cs="Times New Roman"/>
          <w:color w:val="404654"/>
          <w:kern w:val="0"/>
          <w:sz w:val="23"/>
          <w:szCs w:val="23"/>
          <w:lang w:eastAsia="fr-FR"/>
          <w14:ligatures w14:val="none"/>
        </w:rPr>
        <w:t>', 'vivastreet', '</w:t>
      </w:r>
      <w:del w:id="3" w:author="Unknown">
        <w:r w:rsidRPr="00500BB2">
          <w:rPr>
            <w:rFonts w:ascii="Montserrat" w:eastAsia="Times New Roman" w:hAnsi="Montserrat" w:cs="Times New Roman"/>
            <w:color w:val="404654"/>
            <w:kern w:val="0"/>
            <w:sz w:val="23"/>
            <w:szCs w:val="23"/>
            <w:lang w:eastAsia="fr-FR"/>
            <w14:ligatures w14:val="none"/>
          </w:rPr>
          <w:delText>kicherchekoi</w:delText>
        </w:r>
      </w:del>
      <w:r w:rsidRPr="00500BB2">
        <w:rPr>
          <w:rFonts w:ascii="Montserrat" w:eastAsia="Times New Roman" w:hAnsi="Montserrat" w:cs="Times New Roman"/>
          <w:color w:val="404654"/>
          <w:kern w:val="0"/>
          <w:sz w:val="23"/>
          <w:szCs w:val="23"/>
          <w:lang w:eastAsia="fr-FR"/>
          <w14:ligatures w14:val="none"/>
        </w:rPr>
        <w:t>', 'etreproprio', 'immonot', 'immoregion', 'ouestfrance', 'maisonsetappartements', 'notaires', 'greenacres', '</w:t>
      </w:r>
      <w:del w:id="4" w:author="Unknown">
        <w:r w:rsidRPr="00500BB2">
          <w:rPr>
            <w:rFonts w:ascii="Montserrat" w:eastAsia="Times New Roman" w:hAnsi="Montserrat" w:cs="Times New Roman"/>
            <w:color w:val="404654"/>
            <w:kern w:val="0"/>
            <w:sz w:val="23"/>
            <w:szCs w:val="23"/>
            <w:lang w:eastAsia="fr-FR"/>
            <w14:ligatures w14:val="none"/>
          </w:rPr>
          <w:delText>monbien</w:delText>
        </w:r>
      </w:del>
      <w:r w:rsidRPr="00500BB2">
        <w:rPr>
          <w:rFonts w:ascii="Montserrat" w:eastAsia="Times New Roman" w:hAnsi="Montserrat" w:cs="Times New Roman"/>
          <w:color w:val="404654"/>
          <w:kern w:val="0"/>
          <w:sz w:val="23"/>
          <w:szCs w:val="23"/>
          <w:lang w:eastAsia="fr-FR"/>
          <w14:ligatures w14:val="none"/>
        </w:rPr>
        <w:t>', '</w:t>
      </w:r>
      <w:del w:id="5" w:author="Unknown">
        <w:r w:rsidRPr="00500BB2">
          <w:rPr>
            <w:rFonts w:ascii="Montserrat" w:eastAsia="Times New Roman" w:hAnsi="Montserrat" w:cs="Times New Roman"/>
            <w:color w:val="404654"/>
            <w:kern w:val="0"/>
            <w:sz w:val="23"/>
            <w:szCs w:val="23"/>
            <w:lang w:eastAsia="fr-FR"/>
            <w14:ligatures w14:val="none"/>
          </w:rPr>
          <w:delText>aucoeurdelimmo</w:delText>
        </w:r>
      </w:del>
      <w:r w:rsidRPr="00500BB2">
        <w:rPr>
          <w:rFonts w:ascii="Montserrat" w:eastAsia="Times New Roman" w:hAnsi="Montserrat" w:cs="Times New Roman"/>
          <w:color w:val="404654"/>
          <w:kern w:val="0"/>
          <w:sz w:val="23"/>
          <w:szCs w:val="23"/>
          <w:lang w:eastAsia="fr-FR"/>
          <w14:ligatures w14:val="none"/>
        </w:rPr>
        <w:t>', '</w:t>
      </w:r>
      <w:del w:id="6" w:author="Unknown">
        <w:r w:rsidRPr="00500BB2">
          <w:rPr>
            <w:rFonts w:ascii="Montserrat" w:eastAsia="Times New Roman" w:hAnsi="Montserrat" w:cs="Times New Roman"/>
            <w:color w:val="404654"/>
            <w:kern w:val="0"/>
            <w:sz w:val="23"/>
            <w:szCs w:val="23"/>
            <w:lang w:eastAsia="fr-FR"/>
            <w14:ligatures w14:val="none"/>
          </w:rPr>
          <w:delText>rentola</w:delText>
        </w:r>
      </w:del>
      <w:r w:rsidRPr="00500BB2">
        <w:rPr>
          <w:rFonts w:ascii="Montserrat" w:eastAsia="Times New Roman" w:hAnsi="Montserrat" w:cs="Times New Roman"/>
          <w:color w:val="404654"/>
          <w:kern w:val="0"/>
          <w:sz w:val="23"/>
          <w:szCs w:val="23"/>
          <w:lang w:eastAsia="fr-FR"/>
          <w14:ligatures w14:val="none"/>
        </w:rPr>
        <w:t>', 'domimmo', 'bellesdemeures', '</w:t>
      </w:r>
      <w:del w:id="7" w:author="Unknown">
        <w:r w:rsidRPr="00500BB2">
          <w:rPr>
            <w:rFonts w:ascii="Montserrat" w:eastAsia="Times New Roman" w:hAnsi="Montserrat" w:cs="Times New Roman"/>
            <w:color w:val="404654"/>
            <w:kern w:val="0"/>
            <w:sz w:val="23"/>
            <w:szCs w:val="23"/>
            <w:lang w:eastAsia="fr-FR"/>
            <w14:ligatures w14:val="none"/>
          </w:rPr>
          <w:delText>superimmo</w:delText>
        </w:r>
      </w:del>
      <w:r w:rsidRPr="00500BB2">
        <w:rPr>
          <w:rFonts w:ascii="Montserrat" w:eastAsia="Times New Roman" w:hAnsi="Montserrat" w:cs="Times New Roman"/>
          <w:color w:val="404654"/>
          <w:kern w:val="0"/>
          <w:sz w:val="23"/>
          <w:szCs w:val="23"/>
          <w:lang w:eastAsia="fr-FR"/>
          <w14:ligatures w14:val="none"/>
        </w:rPr>
        <w:t>', 'gensdeconfiance', 'proprietesfigaro', 'bureauxlocaux', </w:t>
      </w:r>
      <w:del w:id="8" w:author="Unknown">
        <w:r w:rsidRPr="00500BB2">
          <w:rPr>
            <w:rFonts w:ascii="Montserrat" w:eastAsia="Times New Roman" w:hAnsi="Montserrat" w:cs="Times New Roman"/>
            <w:color w:val="404654"/>
            <w:kern w:val="0"/>
            <w:sz w:val="23"/>
            <w:szCs w:val="23"/>
            <w:lang w:eastAsia="fr-FR"/>
            <w14:ligatures w14:val="none"/>
          </w:rPr>
          <w:delText>'luxresidence'</w:delText>
        </w:r>
      </w:del>
      <w:r w:rsidRPr="00500BB2">
        <w:rPr>
          <w:rFonts w:ascii="Montserrat" w:eastAsia="Times New Roman" w:hAnsi="Montserrat" w:cs="Times New Roman"/>
          <w:color w:val="404654"/>
          <w:kern w:val="0"/>
          <w:sz w:val="23"/>
          <w:szCs w:val="23"/>
          <w:lang w:eastAsia="fr-FR"/>
          <w14:ligatures w14:val="none"/>
        </w:rPr>
        <w:t>, '</w:t>
      </w:r>
      <w:del w:id="9" w:author="Unknown">
        <w:r w:rsidRPr="00500BB2">
          <w:rPr>
            <w:rFonts w:ascii="Montserrat" w:eastAsia="Times New Roman" w:hAnsi="Montserrat" w:cs="Times New Roman"/>
            <w:color w:val="404654"/>
            <w:kern w:val="0"/>
            <w:sz w:val="23"/>
            <w:szCs w:val="23"/>
            <w:lang w:eastAsia="fr-FR"/>
            <w14:ligatures w14:val="none"/>
          </w:rPr>
          <w:delText>labonnepierre</w:delText>
        </w:r>
      </w:del>
      <w:r w:rsidRPr="00500BB2">
        <w:rPr>
          <w:rFonts w:ascii="Montserrat" w:eastAsia="Times New Roman" w:hAnsi="Montserrat" w:cs="Times New Roman"/>
          <w:color w:val="404654"/>
          <w:kern w:val="0"/>
          <w:sz w:val="23"/>
          <w:szCs w:val="23"/>
          <w:lang w:eastAsia="fr-FR"/>
          <w14:ligatures w14:val="none"/>
        </w:rPr>
        <w:t>', '</w:t>
      </w:r>
      <w:del w:id="10" w:author="Unknown">
        <w:r w:rsidRPr="00500BB2">
          <w:rPr>
            <w:rFonts w:ascii="Montserrat" w:eastAsia="Times New Roman" w:hAnsi="Montserrat" w:cs="Times New Roman"/>
            <w:color w:val="404654"/>
            <w:kern w:val="0"/>
            <w:sz w:val="23"/>
            <w:szCs w:val="23"/>
            <w:lang w:eastAsia="fr-FR"/>
            <w14:ligatures w14:val="none"/>
          </w:rPr>
          <w:delText>appartager</w:delText>
        </w:r>
      </w:del>
      <w:r w:rsidRPr="00500BB2">
        <w:rPr>
          <w:rFonts w:ascii="Montserrat" w:eastAsia="Times New Roman" w:hAnsi="Montserrat" w:cs="Times New Roman"/>
          <w:color w:val="404654"/>
          <w:kern w:val="0"/>
          <w:sz w:val="23"/>
          <w:szCs w:val="23"/>
          <w:lang w:eastAsia="fr-FR"/>
          <w14:ligatures w14:val="none"/>
        </w:rPr>
        <w:t>', 'surfaceprivee', 'bellespierres', 'residencesimmobilier', 'adaptimmobilier', 'laforet', 'safti', 'orpi', </w:t>
      </w:r>
      <w:del w:id="11" w:author="Unknown">
        <w:r w:rsidRPr="00500BB2">
          <w:rPr>
            <w:rFonts w:ascii="Montserrat" w:eastAsia="Times New Roman" w:hAnsi="Montserrat" w:cs="Times New Roman"/>
            <w:color w:val="404654"/>
            <w:kern w:val="0"/>
            <w:sz w:val="23"/>
            <w:szCs w:val="23"/>
            <w:lang w:eastAsia="fr-FR"/>
            <w14:ligatures w14:val="none"/>
          </w:rPr>
          <w:delText>'stephaneplaza'</w:delText>
        </w:r>
      </w:del>
      <w:r w:rsidRPr="00500BB2">
        <w:rPr>
          <w:rFonts w:ascii="Montserrat" w:eastAsia="Times New Roman" w:hAnsi="Montserrat" w:cs="Times New Roman"/>
          <w:color w:val="404654"/>
          <w:kern w:val="0"/>
          <w:sz w:val="23"/>
          <w:szCs w:val="23"/>
          <w:lang w:eastAsia="fr-FR"/>
          <w14:ligatures w14:val="none"/>
        </w:rPr>
        <w:t>, 'capifrance', 'guyhoquet', 'iad', 'century21', 'foncia', '</w:t>
      </w:r>
      <w:del w:id="12" w:author="Unknown">
        <w:r w:rsidRPr="00500BB2">
          <w:rPr>
            <w:rFonts w:ascii="Montserrat" w:eastAsia="Times New Roman" w:hAnsi="Montserrat" w:cs="Times New Roman"/>
            <w:color w:val="404654"/>
            <w:kern w:val="0"/>
            <w:sz w:val="23"/>
            <w:szCs w:val="23"/>
            <w:lang w:eastAsia="fr-FR"/>
            <w14:ligatures w14:val="none"/>
          </w:rPr>
          <w:delText>repimmo</w:delText>
        </w:r>
      </w:del>
      <w:r w:rsidRPr="00500BB2">
        <w:rPr>
          <w:rFonts w:ascii="Montserrat" w:eastAsia="Times New Roman" w:hAnsi="Montserrat" w:cs="Times New Roman"/>
          <w:color w:val="404654"/>
          <w:kern w:val="0"/>
          <w:sz w:val="23"/>
          <w:szCs w:val="23"/>
          <w:lang w:eastAsia="fr-FR"/>
          <w14:ligatures w14:val="none"/>
        </w:rPr>
        <w:t>', 'era', 'citya', 'human', 'nestenn', 'topannonces', 'optimhome', '</w:t>
      </w:r>
      <w:del w:id="13" w:author="Unknown">
        <w:r w:rsidRPr="00500BB2">
          <w:rPr>
            <w:rFonts w:ascii="Montserrat" w:eastAsia="Times New Roman" w:hAnsi="Montserrat" w:cs="Times New Roman"/>
            <w:color w:val="404654"/>
            <w:kern w:val="0"/>
            <w:sz w:val="23"/>
            <w:szCs w:val="23"/>
            <w:lang w:eastAsia="fr-FR"/>
            <w14:ligatures w14:val="none"/>
          </w:rPr>
          <w:delText>nexity</w:delText>
        </w:r>
      </w:del>
      <w:r w:rsidRPr="00500BB2">
        <w:rPr>
          <w:rFonts w:ascii="Montserrat" w:eastAsia="Times New Roman" w:hAnsi="Montserrat" w:cs="Times New Roman"/>
          <w:color w:val="404654"/>
          <w:kern w:val="0"/>
          <w:sz w:val="23"/>
          <w:szCs w:val="23"/>
          <w:lang w:eastAsia="fr-FR"/>
          <w14:ligatures w14:val="none"/>
        </w:rPr>
        <w:t>', 'cessionpme', 'efficity', '</w:t>
      </w:r>
      <w:del w:id="14" w:author="Unknown">
        <w:r w:rsidRPr="00500BB2">
          <w:rPr>
            <w:rFonts w:ascii="Montserrat" w:eastAsia="Times New Roman" w:hAnsi="Montserrat" w:cs="Times New Roman"/>
            <w:color w:val="404654"/>
            <w:kern w:val="0"/>
            <w:sz w:val="23"/>
            <w:szCs w:val="23"/>
            <w:lang w:eastAsia="fr-FR"/>
            <w14:ligatures w14:val="none"/>
          </w:rPr>
          <w:delText>ornox</w:delText>
        </w:r>
      </w:del>
      <w:r w:rsidRPr="00500BB2">
        <w:rPr>
          <w:rFonts w:ascii="Montserrat" w:eastAsia="Times New Roman" w:hAnsi="Montserrat" w:cs="Times New Roman"/>
          <w:color w:val="404654"/>
          <w:kern w:val="0"/>
          <w:sz w:val="23"/>
          <w:szCs w:val="23"/>
          <w:lang w:eastAsia="fr-FR"/>
          <w14:ligatures w14:val="none"/>
        </w:rPr>
        <w:t>', 'lesterrains', 'proprietesprivees', 'bsk', 'ladresse', 'arthurimmo', 'megagence', 'properstar', 'luxuryestate', 'fnaim', 'barnes', 'espacesatypiques', 'coteparticuliers', 'danielfeau', 'emilegarcin', 'kretz', 'engelvolkers']</w:t>
      </w:r>
      <w:r w:rsidRPr="00500BB2">
        <w:rPr>
          <w:rFonts w:ascii="Montserrat" w:eastAsia="Times New Roman" w:hAnsi="Montserrat" w:cs="Times New Roman"/>
          <w:color w:val="404654"/>
          <w:kern w:val="0"/>
          <w:sz w:val="23"/>
          <w:szCs w:val="23"/>
          <w:lang w:eastAsia="fr-FR"/>
          <w14:ligatures w14:val="none"/>
        </w:rPr>
        <w:br/>
        <w:t>Les plateformes barrées ne sont plus référencées pour les raisons suivantes :</w:t>
      </w:r>
    </w:p>
    <w:p w14:paraId="2B67556E" w14:textId="77777777" w:rsidR="00500BB2" w:rsidRPr="00500BB2" w:rsidRDefault="00500BB2" w:rsidP="00500BB2">
      <w:pPr>
        <w:numPr>
          <w:ilvl w:val="0"/>
          <w:numId w:val="12"/>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Rentola : site payant et de faible qualité avec une tarification douteuse</w:t>
      </w:r>
    </w:p>
    <w:p w14:paraId="36451D07"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Superimmo : demande de leur part</w:t>
      </w:r>
    </w:p>
    <w:p w14:paraId="147754A3"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Monbien : serveur lent et souvent down + beaucoup d'annonces avec une localisation incorrecte</w:t>
      </w:r>
    </w:p>
    <w:p w14:paraId="40F6A271"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Kicherchekoi : site de faible qualité + beaucoup d'annonces sans localisation</w:t>
      </w:r>
    </w:p>
    <w:p w14:paraId="50C2AFDA"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Appartager : il n'est plus possible de récupérer les dernières annonces sur toute la France</w:t>
      </w:r>
    </w:p>
    <w:p w14:paraId="57E12020"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Acheter-Louer : plateforme à l'abandon + beaucoup d'annonces pas à jour</w:t>
      </w:r>
    </w:p>
    <w:p w14:paraId="729A54F9"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Au coeur de l'immo : plateforme à l'abandon + beaucoup d'annonces pas à jour + beaucoup d'annonces sans loyer</w:t>
      </w:r>
    </w:p>
    <w:p w14:paraId="25BABD22"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La Bonne Pierre : serveur lent + plateforme à l'abandon + annonces pas à jour</w:t>
      </w:r>
    </w:p>
    <w:p w14:paraId="07F691C1"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Ornox : serveur lent + pas de modération + annonceur pas toujours connu</w:t>
      </w:r>
    </w:p>
    <w:p w14:paraId="194248C5"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Repimmo : serveur souvent down + pas de modération + annonces qui changent de bien</w:t>
      </w:r>
    </w:p>
    <w:p w14:paraId="1EEE7520"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Nexity : agence immobilière reconvertie en promoteur immobilier</w:t>
      </w:r>
    </w:p>
    <w:p w14:paraId="3D101202"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Stéphane Plaza : le site est protégé par Cloudflare, ce qui rend impossible le référencement des annonces</w:t>
      </w:r>
    </w:p>
    <w:p w14:paraId="2C8FB836"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Lux Residence : copie de BellesDemeures, retiré pour éviter une redondance des données</w:t>
      </w:r>
    </w:p>
    <w:p w14:paraId="209AAF29"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Avendrealouer : le site n'existe plus depuis février 2026</w:t>
      </w:r>
    </w:p>
    <w:p w14:paraId="693E6C91" w14:textId="77777777" w:rsidR="00500BB2" w:rsidRPr="00500BB2" w:rsidRDefault="00500BB2" w:rsidP="00500BB2">
      <w:pPr>
        <w:numPr>
          <w:ilvl w:val="0"/>
          <w:numId w:val="1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Logic-Immo : copie de Seloger, retiré pour éviter une redondance des données</w:t>
      </w:r>
    </w:p>
    <w:p w14:paraId="1AD7EB1E"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Localisation :</w:t>
      </w:r>
    </w:p>
    <w:p w14:paraId="68639BB6"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Une localisation est un objet pouvant avoir les attributs suivants :</w:t>
      </w:r>
    </w:p>
    <w:p w14:paraId="50598FB3" w14:textId="77777777" w:rsidR="00500BB2" w:rsidRPr="00500BB2" w:rsidRDefault="00500BB2" w:rsidP="00500BB2">
      <w:pPr>
        <w:numPr>
          <w:ilvl w:val="0"/>
          <w:numId w:val="13"/>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postalCode : code postal</w:t>
      </w:r>
    </w:p>
    <w:p w14:paraId="16EAA62A" w14:textId="77777777" w:rsidR="00500BB2" w:rsidRPr="00500BB2" w:rsidRDefault="00500BB2" w:rsidP="00500BB2">
      <w:pPr>
        <w:numPr>
          <w:ilvl w:val="0"/>
          <w:numId w:val="13"/>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inseeCode : code INSEE</w:t>
      </w:r>
    </w:p>
    <w:p w14:paraId="42F54E75" w14:textId="77777777" w:rsidR="00500BB2" w:rsidRPr="00500BB2" w:rsidRDefault="00500BB2" w:rsidP="00500BB2">
      <w:pPr>
        <w:numPr>
          <w:ilvl w:val="0"/>
          <w:numId w:val="13"/>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departmentCode : code du département</w:t>
      </w:r>
    </w:p>
    <w:p w14:paraId="57CFB6FE" w14:textId="77777777" w:rsidR="00500BB2" w:rsidRPr="00500BB2" w:rsidRDefault="00500BB2" w:rsidP="00500BB2">
      <w:pPr>
        <w:numPr>
          <w:ilvl w:val="0"/>
          <w:numId w:val="13"/>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regionCode : code de la région</w:t>
      </w:r>
    </w:p>
    <w:p w14:paraId="56AC1BF8"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Différence entre options et mots-clés :</w:t>
      </w:r>
    </w:p>
    <w:p w14:paraId="23B9CFF0"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Les options sont bien plus fiables que les mots-clés, elles sont soit fournies par la plateforme dans les données de l'annonce, soit lues dans la description de manière poussée (expression régulière). Les mots-clés quant à eux sont de simples mots lus bêtement dans la description. Par exemple, si je cherche des biens avec un ascenseur, je vais utiliser l'option "hasLift" pour être sûr d'avoir des biens possédant un ascenseur tandis que si j'utilise le mot-clé "ascenseur", la recherche me retournera aussi les annonces dont la description contient "pas d'ascenseur" ou "sans ascenseur".</w:t>
      </w:r>
    </w:p>
    <w:p w14:paraId="2A6AF1AC"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Exemples de recherche d'annonces</w:t>
      </w:r>
    </w:p>
    <w:p w14:paraId="63C611E6"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Rechercher les maisons de moins de 200 000€ avec une surface supérieure à 100 m² :</w:t>
      </w:r>
    </w:p>
    <w:p w14:paraId="40A98A2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4326060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24C34C0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"categories": ["house"],</w:t>
      </w:r>
    </w:p>
    <w:p w14:paraId="7347CB6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"priceMax": 200000,</w:t>
      </w:r>
    </w:p>
    <w:p w14:paraId="2453371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"surfaceMin": 100</w:t>
      </w:r>
    </w:p>
    <w:p w14:paraId="27752CD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5545485C"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Rechercher les appartements en location à Nancy et Metz :</w:t>
      </w:r>
    </w:p>
    <w:p w14:paraId="5DF5C39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385E683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18D06AA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"types": ["rental"],</w:t>
      </w:r>
    </w:p>
    <w:p w14:paraId="0E97973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"categories": ["flat"],</w:t>
      </w:r>
    </w:p>
    <w:p w14:paraId="689165C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"locations": [</w:t>
      </w:r>
    </w:p>
    <w:p w14:paraId="2CF9AD9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 "inseeCode": "54395" },</w:t>
      </w:r>
    </w:p>
    <w:p w14:paraId="0184C20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 "inseeCode": "57463" }</w:t>
      </w:r>
    </w:p>
    <w:p w14:paraId="5D14A0B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7B67922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4F5FEF5D"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Rechercher les immeubles avec ascenseur en vente autour de Rennes :</w:t>
      </w:r>
    </w:p>
    <w:p w14:paraId="2E6E97F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w:t>
      </w:r>
    </w:p>
    <w:p w14:paraId="63C93FD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3AA2014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"types": ["sale"],</w:t>
      </w:r>
    </w:p>
    <w:p w14:paraId="7417DE2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"categories": ["block"],</w:t>
      </w:r>
    </w:p>
    <w:p w14:paraId="52B2647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"locations": [</w:t>
      </w:r>
    </w:p>
    <w:p w14:paraId="20C4410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 "coordinates": [-1.6833, 48.0833] }</w:t>
      </w:r>
    </w:p>
    <w:p w14:paraId="23FEAA2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7BD2EF3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"radius": 20,</w:t>
      </w:r>
    </w:p>
    <w:p w14:paraId="662EEDC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"options": ["hasLift"]</w:t>
      </w:r>
    </w:p>
    <w:p w14:paraId="316520B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0FA41CFE"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Rechercher les parkings en vente entre Bordeaux et Toulouse :</w:t>
      </w:r>
    </w:p>
    <w:p w14:paraId="25F8E4F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58747D0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07EDFA5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"types": ["sale"],</w:t>
      </w:r>
    </w:p>
    <w:p w14:paraId="4FAACD2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"categories": ["parking/garage/box"],</w:t>
      </w:r>
    </w:p>
    <w:p w14:paraId="668D254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"box": [[-0.5667, 44.8333], [1.4437, 43.6043]]</w:t>
      </w:r>
    </w:p>
    <w:p w14:paraId="4FDD473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77025BC0"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Rechercher des biens anciens dans le département des Landes :</w:t>
      </w:r>
    </w:p>
    <w:p w14:paraId="3086D33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3F62494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38A260F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"locations": [{ "departmentCode": 40 }],</w:t>
      </w:r>
    </w:p>
    <w:p w14:paraId="486ECFB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"options": ["isOld"]</w:t>
      </w:r>
    </w:p>
    <w:p w14:paraId="5E22FC6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7F3A480B"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Rechercher des biens neufs dans la région Aquitaine :</w:t>
      </w:r>
    </w:p>
    <w:p w14:paraId="79EAD08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404E683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1AFFEC9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"locations": [{ "regionCode": 2 }],</w:t>
      </w:r>
    </w:p>
    <w:p w14:paraId="6724B0C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 xml:space="preserve">    "options": ["isNew"]</w:t>
      </w:r>
    </w:p>
    <w:p w14:paraId="059DA9A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0C82B886"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Récupérer les annonces créées depuis le 01/01/2024 :</w:t>
      </w:r>
    </w:p>
    <w:p w14:paraId="0DEDB76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73A1081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03C10E6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"creationDateAfter": "2024-01-01"</w:t>
      </w:r>
    </w:p>
    <w:p w14:paraId="2051BB5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7A8BD39C"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Récupérer les annonces modifiées depuis le 01/01/2024 :</w:t>
      </w:r>
    </w:p>
    <w:p w14:paraId="614208E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3D5D2C5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3A79C61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"lastChangeDateAfter": "2024-01-01",</w:t>
      </w:r>
    </w:p>
    <w:p w14:paraId="6CB12FB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"sortBy": "lastChangeDate-desc" // make the query faster</w:t>
      </w:r>
    </w:p>
    <w:p w14:paraId="647FF3F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1BBE3F71"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Attributs d'une annonce</w:t>
      </w:r>
    </w:p>
    <w:p w14:paraId="6C949230" w14:textId="77777777" w:rsidR="00500BB2" w:rsidRPr="00500BB2" w:rsidRDefault="00500BB2" w:rsidP="00500BB2">
      <w:pPr>
        <w:numPr>
          <w:ilvl w:val="0"/>
          <w:numId w:val="1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uniqueId</w:t>
      </w:r>
      <w:r w:rsidRPr="00500BB2">
        <w:rPr>
          <w:rFonts w:ascii="Montserrat" w:eastAsia="Times New Roman" w:hAnsi="Montserrat" w:cs="Times New Roman"/>
          <w:color w:val="404654"/>
          <w:kern w:val="0"/>
          <w:sz w:val="23"/>
          <w:szCs w:val="23"/>
          <w:lang w:eastAsia="fr-FR"/>
          <w14:ligatures w14:val="none"/>
        </w:rPr>
        <w:t> : identifiant du bien en base de données (unique et statique)</w:t>
      </w:r>
    </w:p>
    <w:p w14:paraId="1AB927DD"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origin</w:t>
      </w:r>
      <w:r w:rsidRPr="00500BB2">
        <w:rPr>
          <w:rFonts w:ascii="Montserrat" w:eastAsia="Times New Roman" w:hAnsi="Montserrat" w:cs="Times New Roman"/>
          <w:color w:val="404654"/>
          <w:kern w:val="0"/>
          <w:sz w:val="23"/>
          <w:szCs w:val="23"/>
          <w:lang w:eastAsia="fr-FR"/>
          <w14:ligatures w14:val="none"/>
        </w:rPr>
        <w:t> : nom de la plateforme de l'annonce (peut changer si l'annonce est remplacée par un doublon)</w:t>
      </w:r>
    </w:p>
    <w:p w14:paraId="4C3AF677"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adId</w:t>
      </w:r>
      <w:r w:rsidRPr="00500BB2">
        <w:rPr>
          <w:rFonts w:ascii="Montserrat" w:eastAsia="Times New Roman" w:hAnsi="Montserrat" w:cs="Times New Roman"/>
          <w:color w:val="404654"/>
          <w:kern w:val="0"/>
          <w:sz w:val="23"/>
          <w:szCs w:val="23"/>
          <w:lang w:eastAsia="fr-FR"/>
          <w14:ligatures w14:val="none"/>
        </w:rPr>
        <w:t> : identifiant de l'annonce sur la plateforme (peut changer si l'annonce est remplacée par un doublon)</w:t>
      </w:r>
    </w:p>
    <w:p w14:paraId="0D0E2161"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reference</w:t>
      </w:r>
      <w:r w:rsidRPr="00500BB2">
        <w:rPr>
          <w:rFonts w:ascii="Montserrat" w:eastAsia="Times New Roman" w:hAnsi="Montserrat" w:cs="Times New Roman"/>
          <w:color w:val="404654"/>
          <w:kern w:val="0"/>
          <w:sz w:val="23"/>
          <w:szCs w:val="23"/>
          <w:lang w:eastAsia="fr-FR"/>
          <w14:ligatures w14:val="none"/>
        </w:rPr>
        <w:t> : référence de l'annonce (utilisée par les professionels pour identifier un bien)</w:t>
      </w:r>
    </w:p>
    <w:p w14:paraId="72233A29"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creationDate</w:t>
      </w:r>
      <w:r w:rsidRPr="00500BB2">
        <w:rPr>
          <w:rFonts w:ascii="Montserrat" w:eastAsia="Times New Roman" w:hAnsi="Montserrat" w:cs="Times New Roman"/>
          <w:color w:val="404654"/>
          <w:kern w:val="0"/>
          <w:sz w:val="23"/>
          <w:szCs w:val="23"/>
          <w:lang w:eastAsia="fr-FR"/>
          <w14:ligatures w14:val="none"/>
        </w:rPr>
        <w:t> : date de référencement de l'annonce sur le moteur de recherche</w:t>
      </w:r>
    </w:p>
    <w:p w14:paraId="4C7B3260"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lastCheckDate</w:t>
      </w:r>
      <w:r w:rsidRPr="00500BB2">
        <w:rPr>
          <w:rFonts w:ascii="Montserrat" w:eastAsia="Times New Roman" w:hAnsi="Montserrat" w:cs="Times New Roman"/>
          <w:color w:val="404654"/>
          <w:kern w:val="0"/>
          <w:sz w:val="23"/>
          <w:szCs w:val="23"/>
          <w:lang w:eastAsia="fr-FR"/>
          <w14:ligatures w14:val="none"/>
        </w:rPr>
        <w:t> : date de dernière vérification de l'annonce sur le moteur de recherche</w:t>
      </w:r>
    </w:p>
    <w:p w14:paraId="2D4873E7"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publicationDate</w:t>
      </w:r>
      <w:r w:rsidRPr="00500BB2">
        <w:rPr>
          <w:rFonts w:ascii="Montserrat" w:eastAsia="Times New Roman" w:hAnsi="Montserrat" w:cs="Times New Roman"/>
          <w:color w:val="404654"/>
          <w:kern w:val="0"/>
          <w:sz w:val="23"/>
          <w:szCs w:val="23"/>
          <w:lang w:eastAsia="fr-FR"/>
          <w14:ligatures w14:val="none"/>
        </w:rPr>
        <w:t> : date de publication de l'annonce (founie par la plateforme, vaut </w:t>
      </w:r>
      <w:r w:rsidRPr="00500BB2">
        <w:rPr>
          <w:rFonts w:ascii="Inconsolata" w:eastAsia="Times New Roman" w:hAnsi="Inconsolata" w:cs="Courier New"/>
          <w:color w:val="CC0029"/>
          <w:kern w:val="0"/>
          <w:sz w:val="25"/>
          <w:szCs w:val="25"/>
          <w:shd w:val="clear" w:color="auto" w:fill="F3F4F6"/>
          <w:lang w:eastAsia="fr-FR"/>
          <w14:ligatures w14:val="none"/>
        </w:rPr>
        <w:t>creationDate</w:t>
      </w:r>
      <w:r w:rsidRPr="00500BB2">
        <w:rPr>
          <w:rFonts w:ascii="Montserrat" w:eastAsia="Times New Roman" w:hAnsi="Montserrat" w:cs="Times New Roman"/>
          <w:color w:val="404654"/>
          <w:kern w:val="0"/>
          <w:sz w:val="23"/>
          <w:szCs w:val="23"/>
          <w:lang w:eastAsia="fr-FR"/>
          <w14:ligatures w14:val="none"/>
        </w:rPr>
        <w:t> si non fournie)</w:t>
      </w:r>
    </w:p>
    <w:p w14:paraId="4F933564"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lastModificationDate</w:t>
      </w:r>
      <w:r w:rsidRPr="00500BB2">
        <w:rPr>
          <w:rFonts w:ascii="Montserrat" w:eastAsia="Times New Roman" w:hAnsi="Montserrat" w:cs="Times New Roman"/>
          <w:color w:val="404654"/>
          <w:kern w:val="0"/>
          <w:sz w:val="23"/>
          <w:szCs w:val="23"/>
          <w:lang w:eastAsia="fr-FR"/>
          <w14:ligatures w14:val="none"/>
        </w:rPr>
        <w:t> : date de dernière modification de l'annonce (fournie par la plateforme, vaut "null" si non fournie)</w:t>
      </w:r>
    </w:p>
    <w:p w14:paraId="5D741A50"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lastPriceChangeDate</w:t>
      </w:r>
      <w:r w:rsidRPr="00500BB2">
        <w:rPr>
          <w:rFonts w:ascii="Montserrat" w:eastAsia="Times New Roman" w:hAnsi="Montserrat" w:cs="Times New Roman"/>
          <w:color w:val="404654"/>
          <w:kern w:val="0"/>
          <w:sz w:val="23"/>
          <w:szCs w:val="23"/>
          <w:lang w:eastAsia="fr-FR"/>
          <w14:ligatures w14:val="none"/>
        </w:rPr>
        <w:t> : date de dernier changement de prix (vaut "null" si le prix de l'annonce n'a jamais changé)</w:t>
      </w:r>
    </w:p>
    <w:p w14:paraId="4A2258DC"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lastPublicationDate</w:t>
      </w:r>
      <w:r w:rsidRPr="00500BB2">
        <w:rPr>
          <w:rFonts w:ascii="Montserrat" w:eastAsia="Times New Roman" w:hAnsi="Montserrat" w:cs="Times New Roman"/>
          <w:color w:val="404654"/>
          <w:kern w:val="0"/>
          <w:sz w:val="23"/>
          <w:szCs w:val="23"/>
          <w:lang w:eastAsia="fr-FR"/>
          <w14:ligatures w14:val="none"/>
        </w:rPr>
        <w:t> : date de dernière republication (vaut "null" si l'annonce n'a jamais été republiée)</w:t>
      </w:r>
    </w:p>
    <w:p w14:paraId="22B7DC0C"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lastRenderedPageBreak/>
        <w:t>lastEventDate</w:t>
      </w:r>
      <w:r w:rsidRPr="00500BB2">
        <w:rPr>
          <w:rFonts w:ascii="Montserrat" w:eastAsia="Times New Roman" w:hAnsi="Montserrat" w:cs="Times New Roman"/>
          <w:color w:val="404654"/>
          <w:kern w:val="0"/>
          <w:sz w:val="23"/>
          <w:szCs w:val="23"/>
          <w:lang w:eastAsia="fr-FR"/>
          <w14:ligatures w14:val="none"/>
        </w:rPr>
        <w:t> : date de dernier événement sur l'annonce (4 événements possibles : première publication, republication, modification du prix et suppression)</w:t>
      </w:r>
    </w:p>
    <w:p w14:paraId="02816FF6"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lastChangeDate</w:t>
      </w:r>
      <w:r w:rsidRPr="00500BB2">
        <w:rPr>
          <w:rFonts w:ascii="Montserrat" w:eastAsia="Times New Roman" w:hAnsi="Montserrat" w:cs="Times New Roman"/>
          <w:color w:val="404654"/>
          <w:kern w:val="0"/>
          <w:sz w:val="23"/>
          <w:szCs w:val="23"/>
          <w:lang w:eastAsia="fr-FR"/>
          <w14:ligatures w14:val="none"/>
        </w:rPr>
        <w:t> : date de dernier changement sur l'annonce (champ modifié, remplacement, ajout/suppression de doublon, annonce marquée comme retirée)</w:t>
      </w:r>
    </w:p>
    <w:p w14:paraId="3AB0DB4D"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lastMergeDate</w:t>
      </w:r>
      <w:r w:rsidRPr="00500BB2">
        <w:rPr>
          <w:rFonts w:ascii="Montserrat" w:eastAsia="Times New Roman" w:hAnsi="Montserrat" w:cs="Times New Roman"/>
          <w:color w:val="404654"/>
          <w:kern w:val="0"/>
          <w:sz w:val="23"/>
          <w:szCs w:val="23"/>
          <w:lang w:eastAsia="fr-FR"/>
          <w14:ligatures w14:val="none"/>
        </w:rPr>
        <w:t> : date de dernière fusion de l'annonce avec une autre annonce (vaut "null" si l'annonce n'a jamais été fusionnée)</w:t>
      </w:r>
    </w:p>
    <w:p w14:paraId="2DD9F5E3"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deletionDate</w:t>
      </w:r>
      <w:r w:rsidRPr="00500BB2">
        <w:rPr>
          <w:rFonts w:ascii="Montserrat" w:eastAsia="Times New Roman" w:hAnsi="Montserrat" w:cs="Times New Roman"/>
          <w:color w:val="404654"/>
          <w:kern w:val="0"/>
          <w:sz w:val="23"/>
          <w:szCs w:val="23"/>
          <w:lang w:eastAsia="fr-FR"/>
          <w14:ligatures w14:val="none"/>
        </w:rPr>
        <w:t> : date de suppression de l'annonce (qui reste conservée pendant 6 mois)</w:t>
      </w:r>
    </w:p>
    <w:p w14:paraId="1DBAD8F0"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title</w:t>
      </w:r>
      <w:r w:rsidRPr="00500BB2">
        <w:rPr>
          <w:rFonts w:ascii="Montserrat" w:eastAsia="Times New Roman" w:hAnsi="Montserrat" w:cs="Times New Roman"/>
          <w:color w:val="404654"/>
          <w:kern w:val="0"/>
          <w:sz w:val="23"/>
          <w:szCs w:val="23"/>
          <w:lang w:eastAsia="fr-FR"/>
          <w14:ligatures w14:val="none"/>
        </w:rPr>
        <w:t> : titre de l'annonce (original ou généré si non fourni)</w:t>
      </w:r>
    </w:p>
    <w:p w14:paraId="24213001"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type</w:t>
      </w:r>
      <w:r w:rsidRPr="00500BB2">
        <w:rPr>
          <w:rFonts w:ascii="Montserrat" w:eastAsia="Times New Roman" w:hAnsi="Montserrat" w:cs="Times New Roman"/>
          <w:color w:val="404654"/>
          <w:kern w:val="0"/>
          <w:sz w:val="23"/>
          <w:szCs w:val="23"/>
          <w:lang w:eastAsia="fr-FR"/>
          <w14:ligatures w14:val="none"/>
        </w:rPr>
        <w:t> : type de transaction ('sale' ou 'rental')</w:t>
      </w:r>
    </w:p>
    <w:p w14:paraId="283B4E69"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category</w:t>
      </w:r>
      <w:r w:rsidRPr="00500BB2">
        <w:rPr>
          <w:rFonts w:ascii="Montserrat" w:eastAsia="Times New Roman" w:hAnsi="Montserrat" w:cs="Times New Roman"/>
          <w:color w:val="404654"/>
          <w:kern w:val="0"/>
          <w:sz w:val="23"/>
          <w:szCs w:val="23"/>
          <w:lang w:eastAsia="fr-FR"/>
          <w14:ligatures w14:val="none"/>
        </w:rPr>
        <w:t> : categorie de bien ('house', 'flat', 'office', 'premises', 'shop', 'block', 'land', 'parking/garage/box' ou 'misc')</w:t>
      </w:r>
    </w:p>
    <w:p w14:paraId="063BE6E4"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publisher</w:t>
      </w:r>
      <w:r w:rsidRPr="00500BB2">
        <w:rPr>
          <w:rFonts w:ascii="Montserrat" w:eastAsia="Times New Roman" w:hAnsi="Montserrat" w:cs="Times New Roman"/>
          <w:color w:val="404654"/>
          <w:kern w:val="0"/>
          <w:sz w:val="23"/>
          <w:szCs w:val="23"/>
          <w:lang w:eastAsia="fr-FR"/>
          <w14:ligatures w14:val="none"/>
        </w:rPr>
        <w:t> : informations sur l'annonceur (uniquement pour les annonceurs professionnels)</w:t>
      </w:r>
    </w:p>
    <w:p w14:paraId="43157D03" w14:textId="77777777" w:rsidR="00500BB2" w:rsidRPr="00500BB2" w:rsidRDefault="00500BB2" w:rsidP="00500BB2">
      <w:pPr>
        <w:numPr>
          <w:ilvl w:val="1"/>
          <w:numId w:val="1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type</w:t>
      </w:r>
      <w:r w:rsidRPr="00500BB2">
        <w:rPr>
          <w:rFonts w:ascii="Montserrat" w:eastAsia="Times New Roman" w:hAnsi="Montserrat" w:cs="Times New Roman"/>
          <w:color w:val="404654"/>
          <w:kern w:val="0"/>
          <w:sz w:val="23"/>
          <w:szCs w:val="23"/>
          <w:lang w:eastAsia="fr-FR"/>
          <w14:ligatures w14:val="none"/>
        </w:rPr>
        <w:t>: type d'annonceur ('professional' ou 'individual')</w:t>
      </w:r>
    </w:p>
    <w:p w14:paraId="2A69C12B"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name</w:t>
      </w:r>
      <w:r w:rsidRPr="00500BB2">
        <w:rPr>
          <w:rFonts w:ascii="Montserrat" w:eastAsia="Times New Roman" w:hAnsi="Montserrat" w:cs="Times New Roman"/>
          <w:color w:val="404654"/>
          <w:kern w:val="0"/>
          <w:sz w:val="23"/>
          <w:szCs w:val="23"/>
          <w:lang w:eastAsia="fr-FR"/>
          <w14:ligatures w14:val="none"/>
        </w:rPr>
        <w:t>: nom de l'annonceur</w:t>
      </w:r>
    </w:p>
    <w:p w14:paraId="362469BC"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email</w:t>
      </w:r>
      <w:r w:rsidRPr="00500BB2">
        <w:rPr>
          <w:rFonts w:ascii="Montserrat" w:eastAsia="Times New Roman" w:hAnsi="Montserrat" w:cs="Times New Roman"/>
          <w:color w:val="404654"/>
          <w:kern w:val="0"/>
          <w:sz w:val="23"/>
          <w:szCs w:val="23"/>
          <w:lang w:eastAsia="fr-FR"/>
          <w14:ligatures w14:val="none"/>
        </w:rPr>
        <w:t>: adresse email de l'annonceur</w:t>
      </w:r>
    </w:p>
    <w:p w14:paraId="2DF92658"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phone</w:t>
      </w:r>
      <w:r w:rsidRPr="00500BB2">
        <w:rPr>
          <w:rFonts w:ascii="Montserrat" w:eastAsia="Times New Roman" w:hAnsi="Montserrat" w:cs="Times New Roman"/>
          <w:color w:val="404654"/>
          <w:kern w:val="0"/>
          <w:sz w:val="23"/>
          <w:szCs w:val="23"/>
          <w:lang w:eastAsia="fr-FR"/>
          <w14:ligatures w14:val="none"/>
        </w:rPr>
        <w:t>: numéro de téléphone de l'annonceur</w:t>
      </w:r>
    </w:p>
    <w:p w14:paraId="4A40B7AA"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address</w:t>
      </w:r>
      <w:r w:rsidRPr="00500BB2">
        <w:rPr>
          <w:rFonts w:ascii="Montserrat" w:eastAsia="Times New Roman" w:hAnsi="Montserrat" w:cs="Times New Roman"/>
          <w:color w:val="404654"/>
          <w:kern w:val="0"/>
          <w:sz w:val="23"/>
          <w:szCs w:val="23"/>
          <w:lang w:eastAsia="fr-FR"/>
          <w14:ligatures w14:val="none"/>
        </w:rPr>
        <w:t> : adresse postale de l'annonceur</w:t>
      </w:r>
    </w:p>
    <w:p w14:paraId="2FD2C95A"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sirenNumber</w:t>
      </w:r>
      <w:r w:rsidRPr="00500BB2">
        <w:rPr>
          <w:rFonts w:ascii="Montserrat" w:eastAsia="Times New Roman" w:hAnsi="Montserrat" w:cs="Times New Roman"/>
          <w:color w:val="404654"/>
          <w:kern w:val="0"/>
          <w:sz w:val="23"/>
          <w:szCs w:val="23"/>
          <w:lang w:eastAsia="fr-FR"/>
          <w14:ligatures w14:val="none"/>
        </w:rPr>
        <w:t>: numéro SIREN de l'annonceur</w:t>
      </w:r>
    </w:p>
    <w:p w14:paraId="44835E4F"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description</w:t>
      </w:r>
      <w:r w:rsidRPr="00500BB2">
        <w:rPr>
          <w:rFonts w:ascii="Montserrat" w:eastAsia="Times New Roman" w:hAnsi="Montserrat" w:cs="Times New Roman"/>
          <w:color w:val="404654"/>
          <w:kern w:val="0"/>
          <w:sz w:val="23"/>
          <w:szCs w:val="23"/>
          <w:lang w:eastAsia="fr-FR"/>
          <w14:ligatures w14:val="none"/>
        </w:rPr>
        <w:t> : description de l'annonce</w:t>
      </w:r>
    </w:p>
    <w:p w14:paraId="7EC5C3A7"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url</w:t>
      </w:r>
      <w:r w:rsidRPr="00500BB2">
        <w:rPr>
          <w:rFonts w:ascii="Montserrat" w:eastAsia="Times New Roman" w:hAnsi="Montserrat" w:cs="Times New Roman"/>
          <w:color w:val="404654"/>
          <w:kern w:val="0"/>
          <w:sz w:val="23"/>
          <w:szCs w:val="23"/>
          <w:lang w:eastAsia="fr-FR"/>
          <w14:ligatures w14:val="none"/>
        </w:rPr>
        <w:t> : URL de l'annonce</w:t>
      </w:r>
    </w:p>
    <w:p w14:paraId="03EFDE66"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pictureUrl</w:t>
      </w:r>
      <w:r w:rsidRPr="00500BB2">
        <w:rPr>
          <w:rFonts w:ascii="Montserrat" w:eastAsia="Times New Roman" w:hAnsi="Montserrat" w:cs="Times New Roman"/>
          <w:color w:val="404654"/>
          <w:kern w:val="0"/>
          <w:sz w:val="23"/>
          <w:szCs w:val="23"/>
          <w:lang w:eastAsia="fr-FR"/>
          <w14:ligatures w14:val="none"/>
        </w:rPr>
        <w:t> : URL de la première photo de l'annonce au format vignette (si possible)</w:t>
      </w:r>
    </w:p>
    <w:p w14:paraId="2433A4C8"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pictureUrls</w:t>
      </w:r>
      <w:r w:rsidRPr="00500BB2">
        <w:rPr>
          <w:rFonts w:ascii="Montserrat" w:eastAsia="Times New Roman" w:hAnsi="Montserrat" w:cs="Times New Roman"/>
          <w:color w:val="404654"/>
          <w:kern w:val="0"/>
          <w:sz w:val="23"/>
          <w:szCs w:val="23"/>
          <w:lang w:eastAsia="fr-FR"/>
          <w14:ligatures w14:val="none"/>
        </w:rPr>
        <w:t> : liste d'URLs des photos de l'annonce au format le plus grand possible</w:t>
      </w:r>
    </w:p>
    <w:p w14:paraId="6C454932"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location</w:t>
      </w:r>
      <w:r w:rsidRPr="00500BB2">
        <w:rPr>
          <w:rFonts w:ascii="Montserrat" w:eastAsia="Times New Roman" w:hAnsi="Montserrat" w:cs="Times New Roman"/>
          <w:color w:val="404654"/>
          <w:kern w:val="0"/>
          <w:sz w:val="23"/>
          <w:szCs w:val="23"/>
          <w:lang w:eastAsia="fr-FR"/>
          <w14:ligatures w14:val="none"/>
        </w:rPr>
        <w:t> : localisation du bien</w:t>
      </w:r>
    </w:p>
    <w:p w14:paraId="3915FA60" w14:textId="77777777" w:rsidR="00500BB2" w:rsidRPr="00500BB2" w:rsidRDefault="00500BB2" w:rsidP="00500BB2">
      <w:pPr>
        <w:numPr>
          <w:ilvl w:val="1"/>
          <w:numId w:val="1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city</w:t>
      </w:r>
      <w:r w:rsidRPr="00500BB2">
        <w:rPr>
          <w:rFonts w:ascii="Montserrat" w:eastAsia="Times New Roman" w:hAnsi="Montserrat" w:cs="Times New Roman"/>
          <w:color w:val="404654"/>
          <w:kern w:val="0"/>
          <w:sz w:val="23"/>
          <w:szCs w:val="23"/>
          <w:lang w:eastAsia="fr-FR"/>
          <w14:ligatures w14:val="none"/>
        </w:rPr>
        <w:t>: nom de la commune (ou département si commune inconnue)</w:t>
      </w:r>
    </w:p>
    <w:p w14:paraId="1B330E6B"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postalCode</w:t>
      </w:r>
      <w:r w:rsidRPr="00500BB2">
        <w:rPr>
          <w:rFonts w:ascii="Montserrat" w:eastAsia="Times New Roman" w:hAnsi="Montserrat" w:cs="Times New Roman"/>
          <w:color w:val="404654"/>
          <w:kern w:val="0"/>
          <w:sz w:val="23"/>
          <w:szCs w:val="23"/>
          <w:lang w:eastAsia="fr-FR"/>
          <w14:ligatures w14:val="none"/>
        </w:rPr>
        <w:t>: code postal de la commune</w:t>
      </w:r>
    </w:p>
    <w:p w14:paraId="10BCD4AC"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inseeCode</w:t>
      </w:r>
      <w:r w:rsidRPr="00500BB2">
        <w:rPr>
          <w:rFonts w:ascii="Montserrat" w:eastAsia="Times New Roman" w:hAnsi="Montserrat" w:cs="Times New Roman"/>
          <w:color w:val="404654"/>
          <w:kern w:val="0"/>
          <w:sz w:val="23"/>
          <w:szCs w:val="23"/>
          <w:lang w:eastAsia="fr-FR"/>
          <w14:ligatures w14:val="none"/>
        </w:rPr>
        <w:t>: code INSEE de la commune</w:t>
      </w:r>
    </w:p>
    <w:p w14:paraId="37378DFF"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departmentCode</w:t>
      </w:r>
      <w:r w:rsidRPr="00500BB2">
        <w:rPr>
          <w:rFonts w:ascii="Montserrat" w:eastAsia="Times New Roman" w:hAnsi="Montserrat" w:cs="Times New Roman"/>
          <w:color w:val="404654"/>
          <w:kern w:val="0"/>
          <w:sz w:val="23"/>
          <w:szCs w:val="23"/>
          <w:lang w:eastAsia="fr-FR"/>
          <w14:ligatures w14:val="none"/>
        </w:rPr>
        <w:t>: code du département</w:t>
      </w:r>
    </w:p>
    <w:p w14:paraId="694F3C5C"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regionCode</w:t>
      </w:r>
      <w:r w:rsidRPr="00500BB2">
        <w:rPr>
          <w:rFonts w:ascii="Montserrat" w:eastAsia="Times New Roman" w:hAnsi="Montserrat" w:cs="Times New Roman"/>
          <w:color w:val="404654"/>
          <w:kern w:val="0"/>
          <w:sz w:val="23"/>
          <w:szCs w:val="23"/>
          <w:lang w:eastAsia="fr-FR"/>
          <w14:ligatures w14:val="none"/>
        </w:rPr>
        <w:t>: code de la région</w:t>
      </w:r>
    </w:p>
    <w:p w14:paraId="1FCB95A0"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coordinates</w:t>
      </w:r>
      <w:r w:rsidRPr="00500BB2">
        <w:rPr>
          <w:rFonts w:ascii="Montserrat" w:eastAsia="Times New Roman" w:hAnsi="Montserrat" w:cs="Times New Roman"/>
          <w:color w:val="404654"/>
          <w:kern w:val="0"/>
          <w:sz w:val="23"/>
          <w:szCs w:val="23"/>
          <w:lang w:eastAsia="fr-FR"/>
          <w14:ligatures w14:val="none"/>
        </w:rPr>
        <w:t>: coordonnées GPS de la commune</w:t>
      </w:r>
    </w:p>
    <w:p w14:paraId="6037ECCC"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population</w:t>
      </w:r>
      <w:r w:rsidRPr="00500BB2">
        <w:rPr>
          <w:rFonts w:ascii="Montserrat" w:eastAsia="Times New Roman" w:hAnsi="Montserrat" w:cs="Times New Roman"/>
          <w:color w:val="404654"/>
          <w:kern w:val="0"/>
          <w:sz w:val="23"/>
          <w:szCs w:val="23"/>
          <w:lang w:eastAsia="fr-FR"/>
          <w14:ligatures w14:val="none"/>
        </w:rPr>
        <w:t>: nombre d'habitants de la commune</w:t>
      </w:r>
    </w:p>
    <w:p w14:paraId="5C84277F"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district</w:t>
      </w:r>
      <w:r w:rsidRPr="00500BB2">
        <w:rPr>
          <w:rFonts w:ascii="Montserrat" w:eastAsia="Times New Roman" w:hAnsi="Montserrat" w:cs="Times New Roman"/>
          <w:color w:val="404654"/>
          <w:kern w:val="0"/>
          <w:sz w:val="23"/>
          <w:szCs w:val="23"/>
          <w:lang w:eastAsia="fr-FR"/>
          <w14:ligatures w14:val="none"/>
        </w:rPr>
        <w:t>: quartier du bien</w:t>
      </w:r>
    </w:p>
    <w:p w14:paraId="54EC27B9"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isRightLocation</w:t>
      </w:r>
      <w:r w:rsidRPr="00500BB2">
        <w:rPr>
          <w:rFonts w:ascii="Montserrat" w:eastAsia="Times New Roman" w:hAnsi="Montserrat" w:cs="Times New Roman"/>
          <w:color w:val="404654"/>
          <w:kern w:val="0"/>
          <w:sz w:val="23"/>
          <w:szCs w:val="23"/>
          <w:lang w:eastAsia="fr-FR"/>
          <w14:ligatures w14:val="none"/>
        </w:rPr>
        <w:t>: booléen qui détermine si la localisation du bien est confirmée dans le titre ou la description de l'annonce</w:t>
      </w:r>
    </w:p>
    <w:p w14:paraId="02BCD654"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position</w:t>
      </w:r>
      <w:r w:rsidRPr="00500BB2">
        <w:rPr>
          <w:rFonts w:ascii="Montserrat" w:eastAsia="Times New Roman" w:hAnsi="Montserrat" w:cs="Times New Roman"/>
          <w:color w:val="404654"/>
          <w:kern w:val="0"/>
          <w:sz w:val="23"/>
          <w:szCs w:val="23"/>
          <w:lang w:eastAsia="fr-FR"/>
          <w14:ligatures w14:val="none"/>
        </w:rPr>
        <w:t> : couple longitude/latitude correspondant à la position approximative du bien</w:t>
      </w:r>
    </w:p>
    <w:p w14:paraId="2176FA22"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price</w:t>
      </w:r>
      <w:r w:rsidRPr="00500BB2">
        <w:rPr>
          <w:rFonts w:ascii="Montserrat" w:eastAsia="Times New Roman" w:hAnsi="Montserrat" w:cs="Times New Roman"/>
          <w:color w:val="404654"/>
          <w:kern w:val="0"/>
          <w:sz w:val="23"/>
          <w:szCs w:val="23"/>
          <w:lang w:eastAsia="fr-FR"/>
          <w14:ligatures w14:val="none"/>
        </w:rPr>
        <w:t> : prix ou loyer en €</w:t>
      </w:r>
    </w:p>
    <w:p w14:paraId="6C66A4DF"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lastRenderedPageBreak/>
        <w:t>originalPrice</w:t>
      </w:r>
      <w:r w:rsidRPr="00500BB2">
        <w:rPr>
          <w:rFonts w:ascii="Montserrat" w:eastAsia="Times New Roman" w:hAnsi="Montserrat" w:cs="Times New Roman"/>
          <w:color w:val="404654"/>
          <w:kern w:val="0"/>
          <w:sz w:val="23"/>
          <w:szCs w:val="23"/>
          <w:lang w:eastAsia="fr-FR"/>
          <w14:ligatures w14:val="none"/>
        </w:rPr>
        <w:t> : prix d'origine de l'annonce en € (le champ vaut "null" si le prix n'a jamais changé)</w:t>
      </w:r>
    </w:p>
    <w:p w14:paraId="38CFEA89"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priceDrop</w:t>
      </w:r>
      <w:r w:rsidRPr="00500BB2">
        <w:rPr>
          <w:rFonts w:ascii="Montserrat" w:eastAsia="Times New Roman" w:hAnsi="Montserrat" w:cs="Times New Roman"/>
          <w:color w:val="404654"/>
          <w:kern w:val="0"/>
          <w:sz w:val="23"/>
          <w:szCs w:val="23"/>
          <w:lang w:eastAsia="fr-FR"/>
          <w14:ligatures w14:val="none"/>
        </w:rPr>
        <w:t>: baisse de prix compris entre -1 et 0.9 (-1 = augmentation de 100% et 0.9 = baisse de 90%)</w:t>
      </w:r>
    </w:p>
    <w:p w14:paraId="1B65566C"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pricePerSquareMeter</w:t>
      </w:r>
      <w:r w:rsidRPr="00500BB2">
        <w:rPr>
          <w:rFonts w:ascii="Montserrat" w:eastAsia="Times New Roman" w:hAnsi="Montserrat" w:cs="Times New Roman"/>
          <w:color w:val="404654"/>
          <w:kern w:val="0"/>
          <w:sz w:val="23"/>
          <w:szCs w:val="23"/>
          <w:lang w:eastAsia="fr-FR"/>
          <w14:ligatures w14:val="none"/>
        </w:rPr>
        <w:t> : prix par m² du bien</w:t>
      </w:r>
    </w:p>
    <w:p w14:paraId="19B1401C"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rent</w:t>
      </w:r>
      <w:r w:rsidRPr="00500BB2">
        <w:rPr>
          <w:rFonts w:ascii="Montserrat" w:eastAsia="Times New Roman" w:hAnsi="Montserrat" w:cs="Times New Roman"/>
          <w:color w:val="404654"/>
          <w:kern w:val="0"/>
          <w:sz w:val="23"/>
          <w:szCs w:val="23"/>
          <w:lang w:eastAsia="fr-FR"/>
          <w14:ligatures w14:val="none"/>
        </w:rPr>
        <w:t> : loyer mensuel en € (uniquement pour les annonces de vente)</w:t>
      </w:r>
    </w:p>
    <w:p w14:paraId="3FF5219A"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propertyCharges</w:t>
      </w:r>
      <w:r w:rsidRPr="00500BB2">
        <w:rPr>
          <w:rFonts w:ascii="Montserrat" w:eastAsia="Times New Roman" w:hAnsi="Montserrat" w:cs="Times New Roman"/>
          <w:color w:val="404654"/>
          <w:kern w:val="0"/>
          <w:sz w:val="23"/>
          <w:szCs w:val="23"/>
          <w:lang w:eastAsia="fr-FR"/>
          <w14:ligatures w14:val="none"/>
        </w:rPr>
        <w:t> : provision sur charges ou charges de copropriété mensuelles en €</w:t>
      </w:r>
    </w:p>
    <w:p w14:paraId="3A16E9F6"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propertyTax</w:t>
      </w:r>
      <w:r w:rsidRPr="00500BB2">
        <w:rPr>
          <w:rFonts w:ascii="Montserrat" w:eastAsia="Times New Roman" w:hAnsi="Montserrat" w:cs="Times New Roman"/>
          <w:color w:val="404654"/>
          <w:kern w:val="0"/>
          <w:sz w:val="23"/>
          <w:szCs w:val="23"/>
          <w:lang w:eastAsia="fr-FR"/>
          <w14:ligatures w14:val="none"/>
        </w:rPr>
        <w:t> : taxe foncière annuelle en € (uniquement pour les annonces de vente)</w:t>
      </w:r>
    </w:p>
    <w:p w14:paraId="1C1A541E"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rooms</w:t>
      </w:r>
      <w:r w:rsidRPr="00500BB2">
        <w:rPr>
          <w:rFonts w:ascii="Montserrat" w:eastAsia="Times New Roman" w:hAnsi="Montserrat" w:cs="Times New Roman"/>
          <w:color w:val="404654"/>
          <w:kern w:val="0"/>
          <w:sz w:val="23"/>
          <w:szCs w:val="23"/>
          <w:lang w:eastAsia="fr-FR"/>
          <w14:ligatures w14:val="none"/>
        </w:rPr>
        <w:t> : nombre de pièces</w:t>
      </w:r>
    </w:p>
    <w:p w14:paraId="3919BCE5"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bedrooms</w:t>
      </w:r>
      <w:r w:rsidRPr="00500BB2">
        <w:rPr>
          <w:rFonts w:ascii="Montserrat" w:eastAsia="Times New Roman" w:hAnsi="Montserrat" w:cs="Times New Roman"/>
          <w:color w:val="404654"/>
          <w:kern w:val="0"/>
          <w:sz w:val="23"/>
          <w:szCs w:val="23"/>
          <w:lang w:eastAsia="fr-FR"/>
          <w14:ligatures w14:val="none"/>
        </w:rPr>
        <w:t> : nombre de chambres</w:t>
      </w:r>
    </w:p>
    <w:p w14:paraId="2B70674C"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surface</w:t>
      </w:r>
      <w:r w:rsidRPr="00500BB2">
        <w:rPr>
          <w:rFonts w:ascii="Montserrat" w:eastAsia="Times New Roman" w:hAnsi="Montserrat" w:cs="Times New Roman"/>
          <w:color w:val="404654"/>
          <w:kern w:val="0"/>
          <w:sz w:val="23"/>
          <w:szCs w:val="23"/>
          <w:lang w:eastAsia="fr-FR"/>
          <w14:ligatures w14:val="none"/>
        </w:rPr>
        <w:t> : surface en m² du bien</w:t>
      </w:r>
    </w:p>
    <w:p w14:paraId="12379ABD"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landSurface</w:t>
      </w:r>
      <w:r w:rsidRPr="00500BB2">
        <w:rPr>
          <w:rFonts w:ascii="Montserrat" w:eastAsia="Times New Roman" w:hAnsi="Montserrat" w:cs="Times New Roman"/>
          <w:color w:val="404654"/>
          <w:kern w:val="0"/>
          <w:sz w:val="23"/>
          <w:szCs w:val="23"/>
          <w:lang w:eastAsia="fr-FR"/>
          <w14:ligatures w14:val="none"/>
        </w:rPr>
        <w:t> : surface du terrain en m² du bien</w:t>
      </w:r>
    </w:p>
    <w:p w14:paraId="7A380D1D"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constructionYear</w:t>
      </w:r>
      <w:r w:rsidRPr="00500BB2">
        <w:rPr>
          <w:rFonts w:ascii="Montserrat" w:eastAsia="Times New Roman" w:hAnsi="Montserrat" w:cs="Times New Roman"/>
          <w:color w:val="404654"/>
          <w:kern w:val="0"/>
          <w:sz w:val="23"/>
          <w:szCs w:val="23"/>
          <w:lang w:eastAsia="fr-FR"/>
          <w14:ligatures w14:val="none"/>
        </w:rPr>
        <w:t> : année de construction</w:t>
      </w:r>
    </w:p>
    <w:p w14:paraId="535C042D"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floor</w:t>
      </w:r>
      <w:r w:rsidRPr="00500BB2">
        <w:rPr>
          <w:rFonts w:ascii="Montserrat" w:eastAsia="Times New Roman" w:hAnsi="Montserrat" w:cs="Times New Roman"/>
          <w:color w:val="404654"/>
          <w:kern w:val="0"/>
          <w:sz w:val="23"/>
          <w:szCs w:val="23"/>
          <w:lang w:eastAsia="fr-FR"/>
          <w14:ligatures w14:val="none"/>
        </w:rPr>
        <w:t> : étage du bien</w:t>
      </w:r>
    </w:p>
    <w:p w14:paraId="0C1908BE"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buildingFloors</w:t>
      </w:r>
      <w:r w:rsidRPr="00500BB2">
        <w:rPr>
          <w:rFonts w:ascii="Montserrat" w:eastAsia="Times New Roman" w:hAnsi="Montserrat" w:cs="Times New Roman"/>
          <w:color w:val="404654"/>
          <w:kern w:val="0"/>
          <w:sz w:val="23"/>
          <w:szCs w:val="23"/>
          <w:lang w:eastAsia="fr-FR"/>
          <w14:ligatures w14:val="none"/>
        </w:rPr>
        <w:t> : nombre d'étages du bâtiment</w:t>
      </w:r>
    </w:p>
    <w:p w14:paraId="3771250F"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energyValue</w:t>
      </w:r>
      <w:r w:rsidRPr="00500BB2">
        <w:rPr>
          <w:rFonts w:ascii="Montserrat" w:eastAsia="Times New Roman" w:hAnsi="Montserrat" w:cs="Times New Roman"/>
          <w:color w:val="404654"/>
          <w:kern w:val="0"/>
          <w:sz w:val="23"/>
          <w:szCs w:val="23"/>
          <w:lang w:eastAsia="fr-FR"/>
          <w14:ligatures w14:val="none"/>
        </w:rPr>
        <w:t> : émission en KWh/m²</w:t>
      </w:r>
    </w:p>
    <w:p w14:paraId="0AA78798"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energyGrade</w:t>
      </w:r>
      <w:r w:rsidRPr="00500BB2">
        <w:rPr>
          <w:rFonts w:ascii="Montserrat" w:eastAsia="Times New Roman" w:hAnsi="Montserrat" w:cs="Times New Roman"/>
          <w:color w:val="404654"/>
          <w:kern w:val="0"/>
          <w:sz w:val="23"/>
          <w:szCs w:val="23"/>
          <w:lang w:eastAsia="fr-FR"/>
          <w14:ligatures w14:val="none"/>
        </w:rPr>
        <w:t> : classe DPE</w:t>
      </w:r>
    </w:p>
    <w:p w14:paraId="58098F36"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gasValue</w:t>
      </w:r>
      <w:r w:rsidRPr="00500BB2">
        <w:rPr>
          <w:rFonts w:ascii="Montserrat" w:eastAsia="Times New Roman" w:hAnsi="Montserrat" w:cs="Times New Roman"/>
          <w:color w:val="404654"/>
          <w:kern w:val="0"/>
          <w:sz w:val="23"/>
          <w:szCs w:val="23"/>
          <w:lang w:eastAsia="fr-FR"/>
          <w14:ligatures w14:val="none"/>
        </w:rPr>
        <w:t> : émission en kg CO2/m²</w:t>
      </w:r>
    </w:p>
    <w:p w14:paraId="01C7DEEA"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gasGrade</w:t>
      </w:r>
      <w:r w:rsidRPr="00500BB2">
        <w:rPr>
          <w:rFonts w:ascii="Montserrat" w:eastAsia="Times New Roman" w:hAnsi="Montserrat" w:cs="Times New Roman"/>
          <w:color w:val="404654"/>
          <w:kern w:val="0"/>
          <w:sz w:val="23"/>
          <w:szCs w:val="23"/>
          <w:lang w:eastAsia="fr-FR"/>
          <w14:ligatures w14:val="none"/>
        </w:rPr>
        <w:t>: classe GES</w:t>
      </w:r>
    </w:p>
    <w:p w14:paraId="6BBF77BE"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diagnosticDate</w:t>
      </w:r>
      <w:r w:rsidRPr="00500BB2">
        <w:rPr>
          <w:rFonts w:ascii="Montserrat" w:eastAsia="Times New Roman" w:hAnsi="Montserrat" w:cs="Times New Roman"/>
          <w:color w:val="404654"/>
          <w:kern w:val="0"/>
          <w:sz w:val="23"/>
          <w:szCs w:val="23"/>
          <w:lang w:eastAsia="fr-FR"/>
          <w14:ligatures w14:val="none"/>
        </w:rPr>
        <w:t>: date de réalisation du diagnostic de performance énergétique</w:t>
      </w:r>
    </w:p>
    <w:p w14:paraId="2B61B1D5"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options</w:t>
      </w:r>
      <w:r w:rsidRPr="00500BB2">
        <w:rPr>
          <w:rFonts w:ascii="Montserrat" w:eastAsia="Times New Roman" w:hAnsi="Montserrat" w:cs="Times New Roman"/>
          <w:color w:val="404654"/>
          <w:kern w:val="0"/>
          <w:sz w:val="23"/>
          <w:szCs w:val="23"/>
          <w:lang w:eastAsia="fr-FR"/>
          <w14:ligatures w14:val="none"/>
        </w:rPr>
        <w:t> : liste des options du bien</w:t>
      </w:r>
    </w:p>
    <w:p w14:paraId="5DF001E2"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history</w:t>
      </w:r>
      <w:r w:rsidRPr="00500BB2">
        <w:rPr>
          <w:rFonts w:ascii="Montserrat" w:eastAsia="Times New Roman" w:hAnsi="Montserrat" w:cs="Times New Roman"/>
          <w:color w:val="404654"/>
          <w:kern w:val="0"/>
          <w:sz w:val="23"/>
          <w:szCs w:val="23"/>
          <w:lang w:eastAsia="fr-FR"/>
          <w14:ligatures w14:val="none"/>
        </w:rPr>
        <w:t>: historique des modifications de l'annonce (retourné uniquement si "includeHistory" est renseigné dans la requête)</w:t>
      </w:r>
    </w:p>
    <w:p w14:paraId="5B851C35" w14:textId="77777777" w:rsidR="00500BB2" w:rsidRPr="00500BB2" w:rsidRDefault="00500BB2" w:rsidP="00500BB2">
      <w:pPr>
        <w:numPr>
          <w:ilvl w:val="1"/>
          <w:numId w:val="1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action</w:t>
      </w:r>
      <w:r w:rsidRPr="00500BB2">
        <w:rPr>
          <w:rFonts w:ascii="Montserrat" w:eastAsia="Times New Roman" w:hAnsi="Montserrat" w:cs="Times New Roman"/>
          <w:color w:val="404654"/>
          <w:kern w:val="0"/>
          <w:sz w:val="23"/>
          <w:szCs w:val="23"/>
          <w:lang w:eastAsia="fr-FR"/>
          <w14:ligatures w14:val="none"/>
        </w:rPr>
        <w:t> : action effectuée sur l'annonce ("update", "replacement", "deletion", "merge")</w:t>
      </w:r>
    </w:p>
    <w:p w14:paraId="1C9806AE"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reason</w:t>
      </w:r>
      <w:r w:rsidRPr="00500BB2">
        <w:rPr>
          <w:rFonts w:ascii="Montserrat" w:eastAsia="Times New Roman" w:hAnsi="Montserrat" w:cs="Times New Roman"/>
          <w:color w:val="404654"/>
          <w:kern w:val="0"/>
          <w:sz w:val="23"/>
          <w:szCs w:val="23"/>
          <w:lang w:eastAsia="fr-FR"/>
          <w14:ligatures w14:val="none"/>
        </w:rPr>
        <w:t> : raison du remplacement de l'annonce (uniquement lorsque </w:t>
      </w:r>
      <w:r w:rsidRPr="00500BB2">
        <w:rPr>
          <w:rFonts w:ascii="Inconsolata" w:eastAsia="Times New Roman" w:hAnsi="Inconsolata" w:cs="Courier New"/>
          <w:color w:val="CC0029"/>
          <w:kern w:val="0"/>
          <w:sz w:val="25"/>
          <w:szCs w:val="25"/>
          <w:shd w:val="clear" w:color="auto" w:fill="F3F4F6"/>
          <w:lang w:eastAsia="fr-FR"/>
          <w14:ligatures w14:val="none"/>
        </w:rPr>
        <w:t>action</w:t>
      </w:r>
      <w:r w:rsidRPr="00500BB2">
        <w:rPr>
          <w:rFonts w:ascii="Montserrat" w:eastAsia="Times New Roman" w:hAnsi="Montserrat" w:cs="Times New Roman"/>
          <w:color w:val="404654"/>
          <w:kern w:val="0"/>
          <w:sz w:val="23"/>
          <w:szCs w:val="23"/>
          <w:lang w:eastAsia="fr-FR"/>
          <w14:ligatures w14:val="none"/>
        </w:rPr>
        <w:t> vaut "replacement", liste des valeurs plus bas)</w:t>
      </w:r>
    </w:p>
    <w:p w14:paraId="0F450A7E"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differences</w:t>
      </w:r>
      <w:r w:rsidRPr="00500BB2">
        <w:rPr>
          <w:rFonts w:ascii="Montserrat" w:eastAsia="Times New Roman" w:hAnsi="Montserrat" w:cs="Times New Roman"/>
          <w:color w:val="404654"/>
          <w:kern w:val="0"/>
          <w:sz w:val="23"/>
          <w:szCs w:val="23"/>
          <w:lang w:eastAsia="fr-FR"/>
          <w14:ligatures w14:val="none"/>
        </w:rPr>
        <w:t> : anciennes valeurs de l'annonce avant qu'elles soient modifiées</w:t>
      </w:r>
    </w:p>
    <w:p w14:paraId="66B04FF9"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date</w:t>
      </w:r>
      <w:r w:rsidRPr="00500BB2">
        <w:rPr>
          <w:rFonts w:ascii="Montserrat" w:eastAsia="Times New Roman" w:hAnsi="Montserrat" w:cs="Times New Roman"/>
          <w:color w:val="404654"/>
          <w:kern w:val="0"/>
          <w:sz w:val="23"/>
          <w:szCs w:val="23"/>
          <w:lang w:eastAsia="fr-FR"/>
          <w14:ligatures w14:val="none"/>
        </w:rPr>
        <w:t> : date de la modification</w:t>
      </w:r>
    </w:p>
    <w:p w14:paraId="14F8F93F"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duplicates</w:t>
      </w:r>
      <w:r w:rsidRPr="00500BB2">
        <w:rPr>
          <w:rFonts w:ascii="Montserrat" w:eastAsia="Times New Roman" w:hAnsi="Montserrat" w:cs="Times New Roman"/>
          <w:color w:val="404654"/>
          <w:kern w:val="0"/>
          <w:sz w:val="23"/>
          <w:szCs w:val="23"/>
          <w:lang w:eastAsia="fr-FR"/>
          <w14:ligatures w14:val="none"/>
        </w:rPr>
        <w:t> : liste des doublons sur les autres plateformes</w:t>
      </w:r>
    </w:p>
    <w:p w14:paraId="2E7EAE0B" w14:textId="77777777" w:rsidR="00500BB2" w:rsidRPr="00500BB2" w:rsidRDefault="00500BB2" w:rsidP="00500BB2">
      <w:pPr>
        <w:numPr>
          <w:ilvl w:val="1"/>
          <w:numId w:val="1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origin</w:t>
      </w:r>
      <w:r w:rsidRPr="00500BB2">
        <w:rPr>
          <w:rFonts w:ascii="Montserrat" w:eastAsia="Times New Roman" w:hAnsi="Montserrat" w:cs="Times New Roman"/>
          <w:color w:val="404654"/>
          <w:kern w:val="0"/>
          <w:sz w:val="23"/>
          <w:szCs w:val="23"/>
          <w:lang w:eastAsia="fr-FR"/>
          <w14:ligatures w14:val="none"/>
        </w:rPr>
        <w:t> : nom de la plateforme du doublon</w:t>
      </w:r>
    </w:p>
    <w:p w14:paraId="4CE7B2C3"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adId</w:t>
      </w:r>
      <w:r w:rsidRPr="00500BB2">
        <w:rPr>
          <w:rFonts w:ascii="Montserrat" w:eastAsia="Times New Roman" w:hAnsi="Montserrat" w:cs="Times New Roman"/>
          <w:color w:val="404654"/>
          <w:kern w:val="0"/>
          <w:sz w:val="23"/>
          <w:szCs w:val="23"/>
          <w:lang w:eastAsia="fr-FR"/>
          <w14:ligatures w14:val="none"/>
        </w:rPr>
        <w:t> : identifiant du doublon sur la plateforme</w:t>
      </w:r>
    </w:p>
    <w:p w14:paraId="6FC1C9B7"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url</w:t>
      </w:r>
      <w:r w:rsidRPr="00500BB2">
        <w:rPr>
          <w:rFonts w:ascii="Montserrat" w:eastAsia="Times New Roman" w:hAnsi="Montserrat" w:cs="Times New Roman"/>
          <w:color w:val="404654"/>
          <w:kern w:val="0"/>
          <w:sz w:val="23"/>
          <w:szCs w:val="23"/>
          <w:lang w:eastAsia="fr-FR"/>
          <w14:ligatures w14:val="none"/>
        </w:rPr>
        <w:t> : URL du doublon</w:t>
      </w:r>
    </w:p>
    <w:p w14:paraId="78645A61"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price</w:t>
      </w:r>
      <w:r w:rsidRPr="00500BB2">
        <w:rPr>
          <w:rFonts w:ascii="Montserrat" w:eastAsia="Times New Roman" w:hAnsi="Montserrat" w:cs="Times New Roman"/>
          <w:color w:val="404654"/>
          <w:kern w:val="0"/>
          <w:sz w:val="23"/>
          <w:szCs w:val="23"/>
          <w:lang w:eastAsia="fr-FR"/>
          <w14:ligatures w14:val="none"/>
        </w:rPr>
        <w:t> : prix ou loyer du doublon</w:t>
      </w:r>
    </w:p>
    <w:p w14:paraId="3CEC2078"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publisher</w:t>
      </w:r>
      <w:r w:rsidRPr="00500BB2">
        <w:rPr>
          <w:rFonts w:ascii="Montserrat" w:eastAsia="Times New Roman" w:hAnsi="Montserrat" w:cs="Times New Roman"/>
          <w:color w:val="404654"/>
          <w:kern w:val="0"/>
          <w:sz w:val="23"/>
          <w:szCs w:val="23"/>
          <w:lang w:eastAsia="fr-FR"/>
          <w14:ligatures w14:val="none"/>
        </w:rPr>
        <w:t> : informations sur l'annonceur du doublon (uniquement pour les annonceurs professionnels)</w:t>
      </w:r>
    </w:p>
    <w:p w14:paraId="49A65E5B"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date</w:t>
      </w:r>
      <w:r w:rsidRPr="00500BB2">
        <w:rPr>
          <w:rFonts w:ascii="Montserrat" w:eastAsia="Times New Roman" w:hAnsi="Montserrat" w:cs="Times New Roman"/>
          <w:color w:val="404654"/>
          <w:kern w:val="0"/>
          <w:sz w:val="23"/>
          <w:szCs w:val="23"/>
          <w:lang w:eastAsia="fr-FR"/>
          <w14:ligatures w14:val="none"/>
        </w:rPr>
        <w:t> : date de création/référencement du doublon</w:t>
      </w:r>
    </w:p>
    <w:p w14:paraId="0E7E9CD5"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lastCheckDate</w:t>
      </w:r>
      <w:r w:rsidRPr="00500BB2">
        <w:rPr>
          <w:rFonts w:ascii="Montserrat" w:eastAsia="Times New Roman" w:hAnsi="Montserrat" w:cs="Times New Roman"/>
          <w:color w:val="404654"/>
          <w:kern w:val="0"/>
          <w:sz w:val="23"/>
          <w:szCs w:val="23"/>
          <w:lang w:eastAsia="fr-FR"/>
          <w14:ligatures w14:val="none"/>
        </w:rPr>
        <w:t> : date de dernière vérification du doublon</w:t>
      </w:r>
    </w:p>
    <w:p w14:paraId="2A534DB4" w14:textId="77777777" w:rsidR="00500BB2" w:rsidRPr="00500BB2" w:rsidRDefault="00500BB2" w:rsidP="00500BB2">
      <w:pPr>
        <w:numPr>
          <w:ilvl w:val="0"/>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priceStats</w:t>
      </w:r>
      <w:r w:rsidRPr="00500BB2">
        <w:rPr>
          <w:rFonts w:ascii="Montserrat" w:eastAsia="Times New Roman" w:hAnsi="Montserrat" w:cs="Times New Roman"/>
          <w:color w:val="404654"/>
          <w:kern w:val="0"/>
          <w:sz w:val="23"/>
          <w:szCs w:val="23"/>
          <w:lang w:eastAsia="fr-FR"/>
          <w14:ligatures w14:val="none"/>
        </w:rPr>
        <w:t> : statistiques de prix de l'annonce calculées en interne</w:t>
      </w:r>
    </w:p>
    <w:p w14:paraId="58D8C051" w14:textId="77777777" w:rsidR="00500BB2" w:rsidRPr="00500BB2" w:rsidRDefault="00500BB2" w:rsidP="00500BB2">
      <w:pPr>
        <w:numPr>
          <w:ilvl w:val="1"/>
          <w:numId w:val="1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lastRenderedPageBreak/>
        <w:t>rent</w:t>
      </w:r>
      <w:r w:rsidRPr="00500BB2">
        <w:rPr>
          <w:rFonts w:ascii="Montserrat" w:eastAsia="Times New Roman" w:hAnsi="Montserrat" w:cs="Times New Roman"/>
          <w:color w:val="404654"/>
          <w:kern w:val="0"/>
          <w:sz w:val="23"/>
          <w:szCs w:val="23"/>
          <w:lang w:eastAsia="fr-FR"/>
          <w14:ligatures w14:val="none"/>
        </w:rPr>
        <w:t>: loyer mensuel estimé du bien,</w:t>
      </w:r>
    </w:p>
    <w:p w14:paraId="0E56B9AC"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profitability</w:t>
      </w:r>
      <w:r w:rsidRPr="00500BB2">
        <w:rPr>
          <w:rFonts w:ascii="Montserrat" w:eastAsia="Times New Roman" w:hAnsi="Montserrat" w:cs="Times New Roman"/>
          <w:color w:val="404654"/>
          <w:kern w:val="0"/>
          <w:sz w:val="23"/>
          <w:szCs w:val="23"/>
          <w:lang w:eastAsia="fr-FR"/>
          <w14:ligatures w14:val="none"/>
        </w:rPr>
        <w:t>: rentabilité estimée du bien,</w:t>
      </w:r>
    </w:p>
    <w:p w14:paraId="301DB195"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lowPrice</w:t>
      </w:r>
      <w:r w:rsidRPr="00500BB2">
        <w:rPr>
          <w:rFonts w:ascii="Montserrat" w:eastAsia="Times New Roman" w:hAnsi="Montserrat" w:cs="Times New Roman"/>
          <w:color w:val="404654"/>
          <w:kern w:val="0"/>
          <w:sz w:val="23"/>
          <w:szCs w:val="23"/>
          <w:lang w:eastAsia="fr-FR"/>
          <w14:ligatures w14:val="none"/>
        </w:rPr>
        <w:t>: prix au m² bas de la commune pour ce type de bien,</w:t>
      </w:r>
    </w:p>
    <w:p w14:paraId="7E328082"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medianPrice</w:t>
      </w:r>
      <w:r w:rsidRPr="00500BB2">
        <w:rPr>
          <w:rFonts w:ascii="Montserrat" w:eastAsia="Times New Roman" w:hAnsi="Montserrat" w:cs="Times New Roman"/>
          <w:color w:val="404654"/>
          <w:kern w:val="0"/>
          <w:sz w:val="23"/>
          <w:szCs w:val="23"/>
          <w:lang w:eastAsia="fr-FR"/>
          <w14:ligatures w14:val="none"/>
        </w:rPr>
        <w:t>: prix au m² médian de la commune pour ce type de bien,</w:t>
      </w:r>
    </w:p>
    <w:p w14:paraId="72790431"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highPrice</w:t>
      </w:r>
      <w:r w:rsidRPr="00500BB2">
        <w:rPr>
          <w:rFonts w:ascii="Montserrat" w:eastAsia="Times New Roman" w:hAnsi="Montserrat" w:cs="Times New Roman"/>
          <w:color w:val="404654"/>
          <w:kern w:val="0"/>
          <w:sz w:val="23"/>
          <w:szCs w:val="23"/>
          <w:lang w:eastAsia="fr-FR"/>
          <w14:ligatures w14:val="none"/>
        </w:rPr>
        <w:t>: prix au m² haut de la commune pour ce type bien,</w:t>
      </w:r>
    </w:p>
    <w:p w14:paraId="27A2CD81" w14:textId="77777777" w:rsidR="00500BB2" w:rsidRPr="00500BB2" w:rsidRDefault="00500BB2" w:rsidP="00500BB2">
      <w:pPr>
        <w:numPr>
          <w:ilvl w:val="1"/>
          <w:numId w:val="1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priceGap</w:t>
      </w:r>
      <w:r w:rsidRPr="00500BB2">
        <w:rPr>
          <w:rFonts w:ascii="Montserrat" w:eastAsia="Times New Roman" w:hAnsi="Montserrat" w:cs="Times New Roman"/>
          <w:color w:val="404654"/>
          <w:kern w:val="0"/>
          <w:sz w:val="23"/>
          <w:szCs w:val="23"/>
          <w:lang w:eastAsia="fr-FR"/>
          <w14:ligatures w14:val="none"/>
        </w:rPr>
        <w:t>: écart entre le prix au m² du bien et le prix au m² médian</w:t>
      </w:r>
    </w:p>
    <w:p w14:paraId="2BB29186"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Catégories d'une annonce</w:t>
      </w:r>
    </w:p>
    <w:p w14:paraId="7C859C57" w14:textId="77777777" w:rsidR="00500BB2" w:rsidRPr="00500BB2" w:rsidRDefault="00500BB2" w:rsidP="00500BB2">
      <w:pPr>
        <w:numPr>
          <w:ilvl w:val="0"/>
          <w:numId w:val="15"/>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house</w:t>
      </w:r>
      <w:r w:rsidRPr="00500BB2">
        <w:rPr>
          <w:rFonts w:ascii="Montserrat" w:eastAsia="Times New Roman" w:hAnsi="Montserrat" w:cs="Times New Roman"/>
          <w:color w:val="404654"/>
          <w:kern w:val="0"/>
          <w:sz w:val="23"/>
          <w:szCs w:val="23"/>
          <w:lang w:eastAsia="fr-FR"/>
          <w14:ligatures w14:val="none"/>
        </w:rPr>
        <w:t>: maison, villa, hôtel particulier, château ou propriété</w:t>
      </w:r>
    </w:p>
    <w:p w14:paraId="2CCBAD91"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flat</w:t>
      </w:r>
      <w:r w:rsidRPr="00500BB2">
        <w:rPr>
          <w:rFonts w:ascii="Montserrat" w:eastAsia="Times New Roman" w:hAnsi="Montserrat" w:cs="Times New Roman"/>
          <w:color w:val="404654"/>
          <w:kern w:val="0"/>
          <w:sz w:val="23"/>
          <w:szCs w:val="23"/>
          <w:lang w:eastAsia="fr-FR"/>
          <w14:ligatures w14:val="none"/>
        </w:rPr>
        <w:t>: appartement</w:t>
      </w:r>
    </w:p>
    <w:p w14:paraId="1CCE662D"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block</w:t>
      </w:r>
      <w:r w:rsidRPr="00500BB2">
        <w:rPr>
          <w:rFonts w:ascii="Montserrat" w:eastAsia="Times New Roman" w:hAnsi="Montserrat" w:cs="Times New Roman"/>
          <w:color w:val="404654"/>
          <w:kern w:val="0"/>
          <w:sz w:val="23"/>
          <w:szCs w:val="23"/>
          <w:lang w:eastAsia="fr-FR"/>
          <w14:ligatures w14:val="none"/>
        </w:rPr>
        <w:t>: immeuble ou ensemble immobilier</w:t>
      </w:r>
    </w:p>
    <w:p w14:paraId="35327F4D"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land</w:t>
      </w:r>
      <w:r w:rsidRPr="00500BB2">
        <w:rPr>
          <w:rFonts w:ascii="Montserrat" w:eastAsia="Times New Roman" w:hAnsi="Montserrat" w:cs="Times New Roman"/>
          <w:color w:val="404654"/>
          <w:kern w:val="0"/>
          <w:sz w:val="23"/>
          <w:szCs w:val="23"/>
          <w:lang w:eastAsia="fr-FR"/>
          <w14:ligatures w14:val="none"/>
        </w:rPr>
        <w:t> : terrain</w:t>
      </w:r>
    </w:p>
    <w:p w14:paraId="6D4A743A"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parking/garage/box</w:t>
      </w:r>
      <w:r w:rsidRPr="00500BB2">
        <w:rPr>
          <w:rFonts w:ascii="Montserrat" w:eastAsia="Times New Roman" w:hAnsi="Montserrat" w:cs="Times New Roman"/>
          <w:color w:val="404654"/>
          <w:kern w:val="0"/>
          <w:sz w:val="23"/>
          <w:szCs w:val="23"/>
          <w:lang w:eastAsia="fr-FR"/>
          <w14:ligatures w14:val="none"/>
        </w:rPr>
        <w:t> : parking, garage, box, cave ou espace de stockage</w:t>
      </w:r>
    </w:p>
    <w:p w14:paraId="5C59CB4E"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office</w:t>
      </w:r>
      <w:r w:rsidRPr="00500BB2">
        <w:rPr>
          <w:rFonts w:ascii="Montserrat" w:eastAsia="Times New Roman" w:hAnsi="Montserrat" w:cs="Times New Roman"/>
          <w:color w:val="404654"/>
          <w:kern w:val="0"/>
          <w:sz w:val="23"/>
          <w:szCs w:val="23"/>
          <w:lang w:eastAsia="fr-FR"/>
          <w14:ligatures w14:val="none"/>
        </w:rPr>
        <w:t> : bureaux ou espace de coworking</w:t>
      </w:r>
    </w:p>
    <w:p w14:paraId="7BD9614C"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premises</w:t>
      </w:r>
      <w:r w:rsidRPr="00500BB2">
        <w:rPr>
          <w:rFonts w:ascii="Montserrat" w:eastAsia="Times New Roman" w:hAnsi="Montserrat" w:cs="Times New Roman"/>
          <w:color w:val="404654"/>
          <w:kern w:val="0"/>
          <w:sz w:val="23"/>
          <w:szCs w:val="23"/>
          <w:lang w:eastAsia="fr-FR"/>
          <w14:ligatures w14:val="none"/>
        </w:rPr>
        <w:t> : local ou bâtiment professionnel (à vendre ou à louer)</w:t>
      </w:r>
    </w:p>
    <w:p w14:paraId="5D76AB60"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shop</w:t>
      </w:r>
      <w:r w:rsidRPr="00500BB2">
        <w:rPr>
          <w:rFonts w:ascii="Montserrat" w:eastAsia="Times New Roman" w:hAnsi="Montserrat" w:cs="Times New Roman"/>
          <w:color w:val="404654"/>
          <w:kern w:val="0"/>
          <w:sz w:val="23"/>
          <w:szCs w:val="23"/>
          <w:lang w:eastAsia="fr-FR"/>
          <w14:ligatures w14:val="none"/>
        </w:rPr>
        <w:t> : fonds de commerce (à vendre uniquement)</w:t>
      </w:r>
    </w:p>
    <w:p w14:paraId="2C996B00" w14:textId="77777777" w:rsidR="00500BB2" w:rsidRPr="00500BB2" w:rsidRDefault="00500BB2" w:rsidP="00500BB2">
      <w:pPr>
        <w:numPr>
          <w:ilvl w:val="0"/>
          <w:numId w:val="1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misc</w:t>
      </w:r>
      <w:r w:rsidRPr="00500BB2">
        <w:rPr>
          <w:rFonts w:ascii="Montserrat" w:eastAsia="Times New Roman" w:hAnsi="Montserrat" w:cs="Times New Roman"/>
          <w:color w:val="404654"/>
          <w:kern w:val="0"/>
          <w:sz w:val="23"/>
          <w:szCs w:val="23"/>
          <w:lang w:eastAsia="fr-FR"/>
          <w14:ligatures w14:val="none"/>
        </w:rPr>
        <w:t> : divers (tout ce qui ne rendre pas dans les autres catégories comme les péniches, remises, granges, mobil-homes, tiny houses, etc)</w:t>
      </w:r>
    </w:p>
    <w:p w14:paraId="14AAB2C6"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Remplacement d'une annonce dans l'historique des modifications</w:t>
      </w:r>
    </w:p>
    <w:p w14:paraId="73990C40"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Une annonce principale est remplacée par un de ses doublons si elle est retirée ou si le prix d'un de ses doublons baisse.</w:t>
      </w:r>
      <w:r w:rsidRPr="00500BB2">
        <w:rPr>
          <w:rFonts w:ascii="Montserrat" w:eastAsia="Times New Roman" w:hAnsi="Montserrat" w:cs="Times New Roman"/>
          <w:color w:val="404654"/>
          <w:kern w:val="0"/>
          <w:sz w:val="23"/>
          <w:szCs w:val="23"/>
          <w:lang w:eastAsia="fr-FR"/>
          <w14:ligatures w14:val="none"/>
        </w:rPr>
        <w:br/>
        <w:t>Une annonce principale peut aussi être remplacée par une nouvelle annonce pour diverses raisons.</w:t>
      </w:r>
      <w:r w:rsidRPr="00500BB2">
        <w:rPr>
          <w:rFonts w:ascii="Montserrat" w:eastAsia="Times New Roman" w:hAnsi="Montserrat" w:cs="Times New Roman"/>
          <w:color w:val="404654"/>
          <w:kern w:val="0"/>
          <w:sz w:val="23"/>
          <w:szCs w:val="23"/>
          <w:lang w:eastAsia="fr-FR"/>
          <w14:ligatures w14:val="none"/>
        </w:rPr>
        <w:br/>
        <w:t>Les raisons de remplacement d'une annonce apparaissant dans l'historique sont les suivantes :</w:t>
      </w:r>
    </w:p>
    <w:p w14:paraId="5177E78A" w14:textId="77777777" w:rsidR="00500BB2" w:rsidRPr="00500BB2" w:rsidRDefault="00500BB2" w:rsidP="00500BB2">
      <w:pPr>
        <w:numPr>
          <w:ilvl w:val="0"/>
          <w:numId w:val="16"/>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"replaced ad removed" : doublon existant encore valide alors que l'annonce principale a été détectée comme retirée</w:t>
      </w:r>
    </w:p>
    <w:p w14:paraId="7FFA6F5F"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"duplicate with lower price" : doublon existant qui a changé de prix et qui est maintenant inférieur au prix de l'annonce principale</w:t>
      </w:r>
    </w:p>
    <w:p w14:paraId="458F9256"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"replaced ad marked as deleted" : nouveau doublon référencé alors que l'annonce principale a été marquée comme retirée</w:t>
      </w:r>
    </w:p>
    <w:p w14:paraId="2FEDCCA1"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 with same origin" : nouveau doublon référencé qui provient du même site que l'annonce principale mais qui est plus récent</w:t>
      </w:r>
    </w:p>
    <w:p w14:paraId="50CFF8BB"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 with prioritized origin" : nouveau doublon référencé qui provient d'un site prioritaire par rapport à celui de l'annonce principale</w:t>
      </w:r>
    </w:p>
    <w:p w14:paraId="5585F945"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 with lower price" : nouveau doublon référencé qui a un prix inférieur au prix de l'annonce principale</w:t>
      </w:r>
    </w:p>
    <w:p w14:paraId="0FB8B605"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 put back on sale" : nouveau doublon référencé qui a été publié au moins 30 jours après l'annonce principale (republication)</w:t>
      </w:r>
    </w:p>
    <w:p w14:paraId="3C2B8B26"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"ad with right location" : nouveau doublon référencé alors que l'annonce principale a une localisation détectée comme fausse</w:t>
      </w:r>
    </w:p>
    <w:p w14:paraId="6D860685"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 with postal code" : nouveau doublon référencé alors que l'annonce principale n'a pas de code postal connu</w:t>
      </w:r>
    </w:p>
    <w:p w14:paraId="49B514BA"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 with pictures" : nouveau doublon référencé alors que l'annonce principale n'a pas de photo</w:t>
      </w:r>
    </w:p>
    <w:p w14:paraId="42E8F983" w14:textId="77777777" w:rsidR="00500BB2" w:rsidRPr="00500BB2" w:rsidRDefault="00500BB2" w:rsidP="00500BB2">
      <w:pPr>
        <w:numPr>
          <w:ilvl w:val="0"/>
          <w:numId w:val="1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 with position" : nouveau doublon référencé alors que l'annonce principale n'a pas de coordonnées GPS connues</w:t>
      </w:r>
    </w:p>
    <w:p w14:paraId="7EB8FD8A"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Exemple d'annonce :</w:t>
      </w:r>
    </w:p>
    <w:p w14:paraId="19E3870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48BEEC2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"reference": "100932e2jzyx",</w:t>
      </w:r>
    </w:p>
    <w:p w14:paraId="5F77911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"lastPriceChangeDate": null,</w:t>
      </w:r>
    </w:p>
    <w:p w14:paraId="09067DF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"lastPublicationDate": null,</w:t>
      </w:r>
    </w:p>
    <w:p w14:paraId="591B5FA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"lastEventDate": "2023-03-09T19:38:27.553Z",</w:t>
      </w:r>
    </w:p>
    <w:p w14:paraId="0A32156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"lastChangeDate": null,</w:t>
      </w:r>
    </w:p>
    <w:p w14:paraId="3E6B50E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"lastMergeDate": null,</w:t>
      </w:r>
    </w:p>
    <w:p w14:paraId="360AA06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"deletionDate": null,</w:t>
      </w:r>
    </w:p>
    <w:p w14:paraId="50B77E8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"title": "Demeure de prestige Presilly 8 pièce(s) 310 m2",</w:t>
      </w:r>
    </w:p>
    <w:p w14:paraId="2A7D0FD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"publisher": {</w:t>
      </w:r>
    </w:p>
    <w:p w14:paraId="1AD5004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"type": "professional",</w:t>
      </w:r>
    </w:p>
    <w:p w14:paraId="78774E9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"name": "salève immobilier",</w:t>
      </w:r>
    </w:p>
    <w:p w14:paraId="14100C8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"email": null,</w:t>
      </w:r>
    </w:p>
    <w:p w14:paraId="46BD0D3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"phone": "04 50 94 02 01",</w:t>
      </w:r>
    </w:p>
    <w:p w14:paraId="5DB14BC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"address": "1 rue du général pacthod 74160 saint julien en genevois",</w:t>
      </w:r>
    </w:p>
    <w:p w14:paraId="75B4E5B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"sirenNumber": "507922839"</w:t>
      </w:r>
    </w:p>
    <w:p w14:paraId="37DE525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67097C7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"description": "En exclusivité chez Orpi Salève Immobilier\nSur la commune de Présilly, près du petit châble, à moins de 10 min de St Julien en Genevois, venez découvrir cette ancienne ferme du XIXe siècle située dans un cadre de vie exceptionnel et un environnement agréable.\nCette belle maison de caractère, d'une superficie de 286.43m² habitable et 386.49m² utile vous propose de généreux volumes et une belle luminosité associé au charme des poutres avec notamment sa pièce de vie avec cuisine ouverte de plus de 92m² .\nAu 1er demi niveau vous </w:t>
      </w:r>
      <w:r w:rsidRPr="00500BB2">
        <w:rPr>
          <w:rFonts w:ascii="Inconsolata" w:eastAsia="Times New Roman" w:hAnsi="Inconsolata" w:cs="Courier New"/>
          <w:color w:val="404654"/>
          <w:kern w:val="0"/>
          <w:sz w:val="25"/>
          <w:szCs w:val="25"/>
          <w:lang w:eastAsia="fr-FR"/>
          <w14:ligatures w14:val="none"/>
        </w:rPr>
        <w:lastRenderedPageBreak/>
        <w:t>disposerez de 2 chambres, une salle de bain et un wc séparé.\nAu 1er étage vous trouverez une salle de bain, un wc séparé et 2 très grandes chambres dont une avec salle d'eau.\nPour toujours plus de rangement, la maison dispose également de 2 grands garages.\nLe terrain de 1471m2 sans vis à vis avec piscine hors sol terminera de vous séduire !\nVous recevez de la famille ou des amis? Vous souhaitez avoir un investissement locatif ou faire des chambres d'hôtes? En annexe, la maison dispose de 2 appartement (studio et T2) avec leurs entrées indépendantes permettant, en location, de générer un revenu supplémentaire de 1300€.\nCette belle demeure est agréable à vivre aussi bien l'hiver près de la grande cheminée que l'été près de la piscine !\nNe tardez plus, appelez-nous !\nA savoir : double vitrage PVC, triple exposition, chauffage au sol, chauffage et eau chaude fuel, fosse septique, des travaux sont à prévoir",</w:t>
      </w:r>
    </w:p>
    <w:p w14:paraId="71F7D4A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"pictureUrl": "https://file.bienici.com/photo/orpi-1-100932E2JZYX_media.immo-facile.com_office6_orpi_73482_catalog_images_pr_web_1_0_5_3_3_0_3_5_10533035a.jpg_DATEMAJ_09_03_2023-16_17_55",</w:t>
      </w:r>
    </w:p>
    <w:p w14:paraId="4BA660E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"pictureUrls": [</w:t>
      </w:r>
    </w:p>
    <w:p w14:paraId="48DFCA4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"https://file.bienici.com/photo/orpi-1-100932E2JZYX_media.immo-facile.com_office6_orpi_73482_catalog_images_pr_web_1_0_5_3_3_0_3_5_10533035a.jpg_DATEMAJ_09_03_2023-16_17_55",</w:t>
      </w:r>
    </w:p>
    <w:p w14:paraId="4C60735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"https://file.bienici.com/photo/orpi-1-100932E2JZYX_media.immo-facile.com_office6_orpi_73482_catalog_images_pr_web_1_0_5_3_3_0_3_5_10533035b.jpg_DATEMAJ_09_03_2023-16_17_51",</w:t>
      </w:r>
    </w:p>
    <w:p w14:paraId="2B34BCA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"https://file.bienici.com/photo/orpi-1-100932E2JZYX_media.immo-facile.com_office6_orpi_73482_catalog_images_pr_web_1_0_5_3_3_0_3_5_10533035c.jpg_DATEMAJ_09_03_2023-16_17_58",</w:t>
      </w:r>
    </w:p>
    <w:p w14:paraId="2135039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"https://file.bienici.com/photo/orpi-1-100932E2JZYX_media.immo-facile.com_office6_orpi_73482_catalog_images_pr_web_1_0_5_3_3_0_3_5_10533035d.jpg_DATEMAJ_09_03_2023-16_17_48",</w:t>
      </w:r>
    </w:p>
    <w:p w14:paraId="09D6A96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"https://file.bienici.com/photo/orpi-1-100932E2JZYX_media.immo-facile.com_office6_orpi_73482_catalog_images_pr_web_1_0_5_3_3_0_3_5_10533035e.jpg_DATEMAJ_09_03_2023-16_12_35",</w:t>
      </w:r>
    </w:p>
    <w:p w14:paraId="0B2E3C4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"https://file.bienici.com/photo/orpi-1-100932E2JZYX_media.immo-facile.com_office6_orpi_73482_catalog_images_pr_web_1_0_5_3_3_0_3_5_10533035f.jpg_DATEMAJ_09_03_2023-16_12_47",</w:t>
      </w:r>
    </w:p>
    <w:p w14:paraId="07CA169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"https://file.bienici.com/photo/orpi-1-100932E2JZYX_media.immo-facile.com_office6_orpi_73482_catalog_images_pr_web_1_0_5_3_3_0_3_5_10533035g.jpg_DATEMAJ_09_03_2023-16_12_38",</w:t>
      </w:r>
    </w:p>
    <w:p w14:paraId="6ED0EF8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"https://file.bienici.com/photo/orpi-1-100932E2JZYX_media.immo-facile.com_office6_orpi_73482_catalog_images_pr_web_1_0_5_3_3_0_3_5_10533035h.jpg_DATEMAJ_09_03_2023-16_12_41",</w:t>
      </w:r>
    </w:p>
    <w:p w14:paraId="6080E32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 xml:space="preserve">    "https://file.bienici.com/photo/orpi-1-100932E2JZYX_media.immo-facile.com_office6_orpi_73482_catalog_images_pr_web_1_0_5_3_3_0_3_5_10533035i.jpg_DATEMAJ_09_03_2023-16_12_44",</w:t>
      </w:r>
    </w:p>
    <w:p w14:paraId="4B965CE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"https://file.bienici.com/photo/orpi-1-100932E2JZYX_media.immo-facile.com_office6_orpi_73482_catalog_images_pr_web_1_0_5_3_3_0_3_5_10533035j.jpg_DATEMAJ_09_03_2023-16_30_27",</w:t>
      </w:r>
    </w:p>
    <w:p w14:paraId="6276E3A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"https://file.bienici.com/photo/orpi-1-100932E2JZYX_media.immo-facile.com_office6_orpi_73482_catalog_images_pr_web_1_0_5_3_3_0_3_5_10533035k.jpg_DATEMAJ_09_03_2023-16_20_22",</w:t>
      </w:r>
    </w:p>
    <w:p w14:paraId="06097B4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"https://file.bienici.com/photo/orpi-1-100932E2JZYX_media.immo-facile.com_office6_orpi_73482_catalog_images_pr_web_1_0_5_3_3_0_3_5_10533035l.jpg_DATEMAJ_09_03_2023-16_21_17",</w:t>
      </w:r>
    </w:p>
    <w:p w14:paraId="34CB304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"https://file.bienici.com/photo/orpi-1-100932E2JZYX_media.immo-facile.com_office6_orpi_73482_catalog_images_pr_web_1_0_5_3_3_0_3_5_10533035m.jpg_DATEMAJ_09_03_2023-16_09_02",</w:t>
      </w:r>
    </w:p>
    <w:p w14:paraId="7208EE2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"https://file.bienici.com/photo/orpi-1-100932E2JZYX_media.immo-facile.com_office6_orpi_73482_catalog_images_pr_web_1_0_5_3_3_0_3_5_10533035n.jpg_DATEMAJ_09_03_2023-16_08_59",</w:t>
      </w:r>
    </w:p>
    <w:p w14:paraId="5BA676B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"https://file.bienici.com/photo/orpi-1-100932E2JZYX_media.immo-facile.com_office6_orpi_73482_catalog_images_pr_web_1_0_5_3_3_0_3_5_10533035o.jpg_DATEMAJ_09_03_2023-16_10_18",</w:t>
      </w:r>
    </w:p>
    <w:p w14:paraId="1C2504B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"https://file.bienici.com/photo/orpi-1-100932E2JZYX_media.immo-facile.com_office6_orpi_73482_catalog_images_pr_web_1_0_5_3_3_0_3_5_10533035p.jpg_DATEMAJ_09_03_2023-16_10_27",</w:t>
      </w:r>
    </w:p>
    <w:p w14:paraId="5332260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"https://file.bienici.com/photo/orpi-1-100932E2JZYX_media.immo-facile.com_office6_orpi_73482_catalog_images_pr_web_1_0_5_3_3_0_3_5_10533035q.jpg_DATEMAJ_09_03_2023-16_10_32",</w:t>
      </w:r>
    </w:p>
    <w:p w14:paraId="45EA0D6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"https://file.bienici.com/photo/orpi-1-100932E2JZYX_media.immo-facile.com_office6_orpi_73482_catalog_images_pr_web_1_0_5_3_3_0_3_5_10533035r.jpg_DATEMAJ_09_03_2023-16_10_29"</w:t>
      </w:r>
    </w:p>
    <w:p w14:paraId="3F10CBA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0260EDE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"position": [</w:t>
      </w:r>
    </w:p>
    <w:p w14:paraId="5B94826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6.092831114393763,</w:t>
      </w:r>
    </w:p>
    <w:p w14:paraId="6B5B731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46.081449137479844</w:t>
      </w:r>
    </w:p>
    <w:p w14:paraId="2E5A7F9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60DD75A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 1000000,</w:t>
      </w:r>
    </w:p>
    <w:p w14:paraId="2AF88C6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"priceDrop": null,</w:t>
      </w:r>
    </w:p>
    <w:p w14:paraId="1C2EE60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 xml:space="preserve">  "rent": 1300,</w:t>
      </w:r>
    </w:p>
    <w:p w14:paraId="4E3B13CD"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"propertyCharges": null,</w:t>
      </w:r>
    </w:p>
    <w:p w14:paraId="4B736BF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"propertyTax": null,</w:t>
      </w:r>
    </w:p>
    <w:p w14:paraId="26021AC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"rooms": 8,</w:t>
      </w:r>
    </w:p>
    <w:p w14:paraId="39C93C2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"bedrooms": 5,</w:t>
      </w:r>
    </w:p>
    <w:p w14:paraId="7815561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"pricePerSquareMeter": 3497,</w:t>
      </w:r>
    </w:p>
    <w:p w14:paraId="6593C95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"surface": 286,</w:t>
      </w:r>
    </w:p>
    <w:p w14:paraId="719F7EC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"landSurface": 1471,</w:t>
      </w:r>
    </w:p>
    <w:p w14:paraId="0ED0257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"constructionYear": 1870,</w:t>
      </w:r>
    </w:p>
    <w:p w14:paraId="6238FE8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"floor": null,</w:t>
      </w:r>
    </w:p>
    <w:p w14:paraId="3F8A17ED"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"buildingFloors": null,</w:t>
      </w:r>
    </w:p>
    <w:p w14:paraId="2FC4BB7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"options": [</w:t>
      </w:r>
    </w:p>
    <w:p w14:paraId="29595C7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"hasGarden",</w:t>
      </w:r>
    </w:p>
    <w:p w14:paraId="643D019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"hasGarage",</w:t>
      </w:r>
    </w:p>
    <w:p w14:paraId="1372FF2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"hasParking",</w:t>
      </w:r>
    </w:p>
    <w:p w14:paraId="3DB4752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"hasCave",</w:t>
      </w:r>
    </w:p>
    <w:p w14:paraId="4F004E0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"hasSwimmingPool",</w:t>
      </w:r>
    </w:p>
    <w:p w14:paraId="59BD9CE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"hasTerrace",</w:t>
      </w:r>
    </w:p>
    <w:p w14:paraId="5A3A607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"hasWorksRequired"</w:t>
      </w:r>
    </w:p>
    <w:p w14:paraId="0C94187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287C4A0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"energyValue": 223,</w:t>
      </w:r>
    </w:p>
    <w:p w14:paraId="4330C77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"energyGrade": "E",</w:t>
      </w:r>
    </w:p>
    <w:p w14:paraId="4161AAD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"gasValue": 69,</w:t>
      </w:r>
    </w:p>
    <w:p w14:paraId="5AE3452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"gasGrade": "E",</w:t>
      </w:r>
    </w:p>
    <w:p w14:paraId="5BDFF31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"diagnosticDate": "2025-04-12",</w:t>
      </w:r>
    </w:p>
    <w:p w14:paraId="397D3C4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"priceStats": {</w:t>
      </w:r>
    </w:p>
    <w:p w14:paraId="147E4CD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"rent": 1300,</w:t>
      </w:r>
    </w:p>
    <w:p w14:paraId="4C5737F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"profitability": 0.016,</w:t>
      </w:r>
    </w:p>
    <w:p w14:paraId="490AC05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 xml:space="preserve">    "lowPrice": 3793,</w:t>
      </w:r>
    </w:p>
    <w:p w14:paraId="3C82B47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"medianPrice": 4275,</w:t>
      </w:r>
    </w:p>
    <w:p w14:paraId="7D52C6D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"highPrice": 5673,</w:t>
      </w:r>
    </w:p>
    <w:p w14:paraId="6BA254F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"priceGap": -0.182</w:t>
      </w:r>
    </w:p>
    <w:p w14:paraId="4DA21FC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5FAA215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"location": {</w:t>
      </w:r>
    </w:p>
    <w:p w14:paraId="1CCDA66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"city": "Présilly",</w:t>
      </w:r>
    </w:p>
    <w:p w14:paraId="18748B5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"postalCode": "74160",</w:t>
      </w:r>
    </w:p>
    <w:p w14:paraId="4A115F1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"inseeCode": "74216",</w:t>
      </w:r>
    </w:p>
    <w:p w14:paraId="177AE0A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"departmentCode": 74,</w:t>
      </w:r>
    </w:p>
    <w:p w14:paraId="600A6AC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"regionCode": 22,</w:t>
      </w:r>
    </w:p>
    <w:p w14:paraId="0AAFEA0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"coordinates": [</w:t>
      </w:r>
    </w:p>
    <w:p w14:paraId="19B2DBAD"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6.0842,</w:t>
      </w:r>
    </w:p>
    <w:p w14:paraId="7DA2455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46.0864</w:t>
      </w:r>
    </w:p>
    <w:p w14:paraId="554B6ECD"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49E697E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"population": 979,</w:t>
      </w:r>
    </w:p>
    <w:p w14:paraId="2E5E1BD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"district": null,</w:t>
      </w:r>
    </w:p>
    <w:p w14:paraId="6B5EACF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"isRightLocation": true</w:t>
      </w:r>
    </w:p>
    <w:p w14:paraId="2A1D8F5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4B10C4C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"origin": "bienici",</w:t>
      </w:r>
    </w:p>
    <w:p w14:paraId="5D59439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"adId": "orpi-1-100932E2JZYX",</w:t>
      </w:r>
    </w:p>
    <w:p w14:paraId="4483782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"publicationDate": "2023-03-09T19:38:27.553Z",</w:t>
      </w:r>
    </w:p>
    <w:p w14:paraId="02A68BF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"type": "sale",</w:t>
      </w:r>
    </w:p>
    <w:p w14:paraId="4A54B4A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"category": "house",</w:t>
      </w:r>
    </w:p>
    <w:p w14:paraId="2EA486A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"url": "https://www.bienici.com/annonce/orpi-1-100932E2JZYX",</w:t>
      </w:r>
    </w:p>
    <w:p w14:paraId="78CD8BED"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"creationDate": "2023-03-09T21:12:54.783Z",</w:t>
      </w:r>
    </w:p>
    <w:p w14:paraId="007E013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"duplicates": [</w:t>
      </w:r>
    </w:p>
    <w:p w14:paraId="7D00F65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28F7484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 xml:space="preserve">      "origin": "orpi",</w:t>
      </w:r>
    </w:p>
    <w:p w14:paraId="319C23D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"adId": "b-e2jzyx",</w:t>
      </w:r>
    </w:p>
    <w:p w14:paraId="4E18698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"url": "https://www.orpi.com/annonce-vente-maison-t8-presilly-74160-b-e2jzyx",</w:t>
      </w:r>
    </w:p>
    <w:p w14:paraId="1994C87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 1000000</w:t>
      </w:r>
    </w:p>
    <w:p w14:paraId="7BDA689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04EA9AD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37439A1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"origin": "leboncoin",</w:t>
      </w:r>
    </w:p>
    <w:p w14:paraId="377BA96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"adId": "2313147958",</w:t>
      </w:r>
    </w:p>
    <w:p w14:paraId="1E1F3CC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"url": "https://www.leboncoin.fr/ventes_immobilieres/2313147958.htm",</w:t>
      </w:r>
    </w:p>
    <w:p w14:paraId="2F6B35A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 1000000</w:t>
      </w:r>
    </w:p>
    <w:p w14:paraId="3EF6D4B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1E4C148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67BD406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"origin": "avendrealouer",</w:t>
      </w:r>
    </w:p>
    <w:p w14:paraId="625CD82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"adId": "2313147958",</w:t>
      </w:r>
    </w:p>
    <w:p w14:paraId="1EDD527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"url": "https://www.avendrealouer.fr/vente/presilly-74/b-maison/8-pieces/loc-101-36055/fd-2313147958.html",</w:t>
      </w:r>
    </w:p>
    <w:p w14:paraId="2BB19A9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 1000000</w:t>
      </w:r>
    </w:p>
    <w:p w14:paraId="57835F6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65EFCB2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3B50B39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"origin": "proprietesfigaro",</w:t>
      </w:r>
    </w:p>
    <w:p w14:paraId="2206725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"adId": "54910112",</w:t>
      </w:r>
    </w:p>
    <w:p w14:paraId="6C5D15D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"url": "https://proprietes.lefigaro.fr/annonces/54910112",</w:t>
      </w:r>
    </w:p>
    <w:p w14:paraId="4A1C000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"price": 1000000</w:t>
      </w:r>
    </w:p>
    <w:p w14:paraId="2F3A9A8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7646585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03B92AF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"uniqueId": "640a4bd6f14ff053e86738bc",</w:t>
      </w:r>
    </w:p>
    <w:p w14:paraId="71B2730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"originalPrice": null</w:t>
      </w:r>
    </w:p>
    <w:p w14:paraId="65F425A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w:t>
      </w:r>
    </w:p>
    <w:p w14:paraId="6254EAB4"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076D84D7">
          <v:rect id="_x0000_i1035" alt="" style="width:453.6pt;height:.05pt;mso-width-percent:0;mso-height-percent:0;mso-width-percent:0;mso-height-percent:0" o:hralign="center" o:hrstd="t" o:hr="t" fillcolor="#a0a0a0" stroked="f"/>
        </w:pict>
      </w:r>
    </w:p>
    <w:p w14:paraId="6EBCEB55"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Récupérer une annonce</w:t>
      </w:r>
    </w:p>
    <w:p w14:paraId="609D03F4"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Cette méthode permet de récupérer une annonce de 3 manières :</w:t>
      </w:r>
    </w:p>
    <w:p w14:paraId="02AD8D06" w14:textId="77777777" w:rsidR="00500BB2" w:rsidRPr="00500BB2" w:rsidRDefault="00500BB2" w:rsidP="00500BB2">
      <w:pPr>
        <w:numPr>
          <w:ilvl w:val="0"/>
          <w:numId w:val="17"/>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avec l'identifiant unique en base de données de l'annonce</w:t>
      </w:r>
    </w:p>
    <w:p w14:paraId="5707C970" w14:textId="77777777" w:rsidR="00500BB2" w:rsidRPr="00500BB2" w:rsidRDefault="00500BB2" w:rsidP="00500BB2">
      <w:pPr>
        <w:numPr>
          <w:ilvl w:val="0"/>
          <w:numId w:val="1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avec l'URL de l'annonce</w:t>
      </w:r>
    </w:p>
    <w:p w14:paraId="60C7B89C" w14:textId="77777777" w:rsidR="00500BB2" w:rsidRPr="00500BB2" w:rsidRDefault="00500BB2" w:rsidP="00500BB2">
      <w:pPr>
        <w:numPr>
          <w:ilvl w:val="0"/>
          <w:numId w:val="1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avec le nom de la plateforme et l'identifiant de l'annonce sur la plateforme</w:t>
      </w:r>
    </w:p>
    <w:p w14:paraId="6902313B" w14:textId="77777777" w:rsidR="00500BB2" w:rsidRPr="00500BB2" w:rsidRDefault="00500BB2" w:rsidP="00500BB2">
      <w:pPr>
        <w:shd w:val="clear" w:color="auto" w:fill="F3F4F6"/>
        <w:spacing w:after="0" w:line="240" w:lineRule="auto"/>
        <w:rPr>
          <w:rFonts w:ascii="Montserrat" w:eastAsia="Times New Roman" w:hAnsi="Montserrat" w:cs="Times New Roman"/>
          <w:color w:val="404654"/>
          <w:kern w:val="0"/>
          <w:sz w:val="23"/>
          <w:szCs w:val="23"/>
          <w:lang w:eastAsia="fr-FR"/>
          <w14:ligatures w14:val="none"/>
        </w:rPr>
      </w:pPr>
      <w:r w:rsidRPr="00500BB2">
        <w:rPr>
          <w:rFonts w:ascii="Apple Color Emoji" w:eastAsia="Times New Roman" w:hAnsi="Apple Color Emoji" w:cs="Apple Color Emoji"/>
          <w:color w:val="404654"/>
          <w:kern w:val="0"/>
          <w:sz w:val="23"/>
          <w:szCs w:val="23"/>
          <w:lang w:eastAsia="fr-FR"/>
          <w14:ligatures w14:val="none"/>
        </w:rPr>
        <w:t>⚠️</w:t>
      </w:r>
      <w:r w:rsidRPr="00500BB2">
        <w:rPr>
          <w:rFonts w:ascii="Montserrat" w:eastAsia="Times New Roman" w:hAnsi="Montserrat" w:cs="Times New Roman"/>
          <w:color w:val="404654"/>
          <w:kern w:val="0"/>
          <w:sz w:val="23"/>
          <w:szCs w:val="23"/>
          <w:lang w:eastAsia="fr-FR"/>
          <w14:ligatures w14:val="none"/>
        </w:rPr>
        <w:t xml:space="preserve"> Il est préférable d'éviter de récupérer une annonce via son identifiant unique car ce dernier peut être amené à être supprimé lors d'une fusion d'annonces. Avec l'URL ou le couple </w:t>
      </w:r>
      <w:r w:rsidRPr="00500BB2">
        <w:rPr>
          <w:rFonts w:ascii="Inconsolata" w:eastAsia="Times New Roman" w:hAnsi="Inconsolata" w:cs="Courier New"/>
          <w:color w:val="CC0029"/>
          <w:kern w:val="0"/>
          <w:sz w:val="25"/>
          <w:szCs w:val="25"/>
          <w:shd w:val="clear" w:color="auto" w:fill="F3F4F6"/>
          <w:lang w:eastAsia="fr-FR"/>
          <w14:ligatures w14:val="none"/>
        </w:rPr>
        <w:t>origin</w:t>
      </w:r>
      <w:r w:rsidRPr="00500BB2">
        <w:rPr>
          <w:rFonts w:ascii="Montserrat" w:eastAsia="Times New Roman" w:hAnsi="Montserrat" w:cs="Times New Roman"/>
          <w:color w:val="404654"/>
          <w:kern w:val="0"/>
          <w:sz w:val="23"/>
          <w:szCs w:val="23"/>
          <w:lang w:eastAsia="fr-FR"/>
          <w14:ligatures w14:val="none"/>
        </w:rPr>
        <w:t> + </w:t>
      </w:r>
      <w:r w:rsidRPr="00500BB2">
        <w:rPr>
          <w:rFonts w:ascii="Inconsolata" w:eastAsia="Times New Roman" w:hAnsi="Inconsolata" w:cs="Courier New"/>
          <w:color w:val="CC0029"/>
          <w:kern w:val="0"/>
          <w:sz w:val="25"/>
          <w:szCs w:val="25"/>
          <w:shd w:val="clear" w:color="auto" w:fill="F3F4F6"/>
          <w:lang w:eastAsia="fr-FR"/>
          <w14:ligatures w14:val="none"/>
        </w:rPr>
        <w:t>adId</w:t>
      </w:r>
      <w:r w:rsidRPr="00500BB2">
        <w:rPr>
          <w:rFonts w:ascii="Montserrat" w:eastAsia="Times New Roman" w:hAnsi="Montserrat" w:cs="Times New Roman"/>
          <w:color w:val="404654"/>
          <w:kern w:val="0"/>
          <w:sz w:val="23"/>
          <w:szCs w:val="23"/>
          <w:lang w:eastAsia="fr-FR"/>
          <w14:ligatures w14:val="none"/>
        </w:rPr>
        <w:t>, vous êtes toujours sûr de retrouver l'annonce, même après un dédoublement.</w:t>
      </w:r>
    </w:p>
    <w:p w14:paraId="1427883E"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GET https://moteurimmo.fr/api/ad/{id}</w:t>
      </w:r>
    </w:p>
    <w:p w14:paraId="4BA263E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d'URL de la requête</w:t>
      </w:r>
    </w:p>
    <w:p w14:paraId="2FDF634B" w14:textId="77777777" w:rsidR="00500BB2" w:rsidRPr="00500BB2" w:rsidRDefault="00500BB2" w:rsidP="00500BB2">
      <w:pPr>
        <w:numPr>
          <w:ilvl w:val="0"/>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 :</w:t>
      </w:r>
    </w:p>
    <w:p w14:paraId="27F10DF0" w14:textId="77777777" w:rsidR="00500BB2" w:rsidRPr="00500BB2" w:rsidRDefault="00500BB2" w:rsidP="00500BB2">
      <w:pPr>
        <w:numPr>
          <w:ilvl w:val="1"/>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identifiant de l'annonce</w:t>
      </w:r>
    </w:p>
    <w:p w14:paraId="65B073EC"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3D5C065E"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0E6D11A1" w14:textId="77777777" w:rsidR="00500BB2" w:rsidRPr="00500BB2" w:rsidRDefault="00500BB2" w:rsidP="00500BB2">
      <w:pPr>
        <w:numPr>
          <w:ilvl w:val="0"/>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url :</w:t>
      </w:r>
    </w:p>
    <w:p w14:paraId="0949F9ED" w14:textId="77777777" w:rsidR="00500BB2" w:rsidRPr="00500BB2" w:rsidRDefault="00500BB2" w:rsidP="00500BB2">
      <w:pPr>
        <w:numPr>
          <w:ilvl w:val="1"/>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URL de l'annonce</w:t>
      </w:r>
    </w:p>
    <w:p w14:paraId="7605A18E"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URL</w:t>
      </w:r>
    </w:p>
    <w:p w14:paraId="5113C816"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7EEFC570" w14:textId="77777777" w:rsidR="00500BB2" w:rsidRPr="00500BB2" w:rsidRDefault="00500BB2" w:rsidP="00500BB2">
      <w:pPr>
        <w:numPr>
          <w:ilvl w:val="0"/>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adId :</w:t>
      </w:r>
    </w:p>
    <w:p w14:paraId="4F764489" w14:textId="77777777" w:rsidR="00500BB2" w:rsidRPr="00500BB2" w:rsidRDefault="00500BB2" w:rsidP="00500BB2">
      <w:pPr>
        <w:numPr>
          <w:ilvl w:val="1"/>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identifiant de l'annonce sur la plateforme immobilière (à récupérer dans l'URL)</w:t>
      </w:r>
    </w:p>
    <w:p w14:paraId="0730165D"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5AD6920D"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74ADD343" w14:textId="77777777" w:rsidR="00500BB2" w:rsidRPr="00500BB2" w:rsidRDefault="00500BB2" w:rsidP="00500BB2">
      <w:pPr>
        <w:numPr>
          <w:ilvl w:val="0"/>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origin :</w:t>
      </w:r>
    </w:p>
    <w:p w14:paraId="4B8EA9AD" w14:textId="77777777" w:rsidR="00500BB2" w:rsidRPr="00500BB2" w:rsidRDefault="00500BB2" w:rsidP="00500BB2">
      <w:pPr>
        <w:numPr>
          <w:ilvl w:val="1"/>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 de la plateforme d'où a été référencée l'annonce</w:t>
      </w:r>
    </w:p>
    <w:p w14:paraId="3B1020BF"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voir liste des plateformes plus haut</w:t>
      </w:r>
    </w:p>
    <w:p w14:paraId="74C5237D"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9EF6606" w14:textId="77777777" w:rsidR="00500BB2" w:rsidRPr="00500BB2" w:rsidRDefault="00500BB2" w:rsidP="00500BB2">
      <w:pPr>
        <w:numPr>
          <w:ilvl w:val="0"/>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includeHistory :</w:t>
      </w:r>
    </w:p>
    <w:p w14:paraId="0029D883" w14:textId="77777777" w:rsidR="00500BB2" w:rsidRPr="00500BB2" w:rsidRDefault="00500BB2" w:rsidP="00500BB2">
      <w:pPr>
        <w:numPr>
          <w:ilvl w:val="1"/>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paramètre permettant de retourner l'historique des modifications de l'annonce</w:t>
      </w:r>
    </w:p>
    <w:p w14:paraId="6063D562"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booléen</w:t>
      </w:r>
    </w:p>
    <w:p w14:paraId="70FDE87E"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false</w:t>
      </w:r>
    </w:p>
    <w:p w14:paraId="57CD1478" w14:textId="77777777" w:rsidR="00500BB2" w:rsidRPr="00500BB2" w:rsidRDefault="00500BB2" w:rsidP="00500BB2">
      <w:pPr>
        <w:numPr>
          <w:ilvl w:val="0"/>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fields :</w:t>
      </w:r>
    </w:p>
    <w:p w14:paraId="7197329B" w14:textId="77777777" w:rsidR="00500BB2" w:rsidRPr="00500BB2" w:rsidRDefault="00500BB2" w:rsidP="00500BB2">
      <w:pPr>
        <w:numPr>
          <w:ilvl w:val="1"/>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des champs de l'annonce à retourner (pour optimiser la bande passante)</w:t>
      </w:r>
    </w:p>
    <w:p w14:paraId="507D5D8B"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valeur possible : liste de champs d'annonce</w:t>
      </w:r>
    </w:p>
    <w:p w14:paraId="747A7349"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18A5B6E6" w14:textId="77777777" w:rsidR="00500BB2" w:rsidRPr="00500BB2" w:rsidRDefault="00500BB2" w:rsidP="00500BB2">
      <w:pPr>
        <w:numPr>
          <w:ilvl w:val="0"/>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2866674E" w14:textId="77777777" w:rsidR="00500BB2" w:rsidRPr="00500BB2" w:rsidRDefault="00500BB2" w:rsidP="00500BB2">
      <w:pPr>
        <w:numPr>
          <w:ilvl w:val="1"/>
          <w:numId w:val="1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7B95D554"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3E25E7FC" w14:textId="77777777" w:rsidR="00500BB2" w:rsidRPr="00500BB2" w:rsidRDefault="00500BB2" w:rsidP="00500BB2">
      <w:pPr>
        <w:numPr>
          <w:ilvl w:val="1"/>
          <w:numId w:val="1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4F417AC0"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Exemples</w:t>
      </w:r>
    </w:p>
    <w:p w14:paraId="1E0EE72D"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Récupérer une annonce via son identifiant unique en base de données :</w:t>
      </w:r>
    </w:p>
    <w:p w14:paraId="3CC7718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GET https://moteurimmo.fr/api/ad/5cd2f30714bbc541017875bd?apiKey=YOUR_API_KEY</w:t>
      </w:r>
    </w:p>
    <w:p w14:paraId="4A5A38A1"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Récupérer une annonce via son URL :</w:t>
      </w:r>
    </w:p>
    <w:p w14:paraId="023B5F5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GET https://moteurimmo.fr/api/ad?url=https://www.pap.fr/annonces/-r13760551&amp;apiKey=YOUR_API_KEY</w:t>
      </w:r>
    </w:p>
    <w:p w14:paraId="3AC65BAF"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Récupérer une annonce via son identifiant sur la plateforme :</w:t>
      </w:r>
    </w:p>
    <w:p w14:paraId="66B82DCD"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GET https://moteurimmo.fr/api/ad?adId=13760551&amp;origin=pap&amp;apiKey=YOUR_API_KEY</w:t>
      </w:r>
    </w:p>
    <w:p w14:paraId="42C21186"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6F910D8F">
          <v:rect id="_x0000_i1034" alt="" style="width:453.6pt;height:.05pt;mso-width-percent:0;mso-height-percent:0;mso-width-percent:0;mso-height-percent:0" o:hralign="center" o:hrstd="t" o:hr="t" fillcolor="#a0a0a0" stroked="f"/>
        </w:pict>
      </w:r>
    </w:p>
    <w:p w14:paraId="2A272BC8"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Effectuer une recherche d'annonces retirées</w:t>
      </w:r>
    </w:p>
    <w:p w14:paraId="3BC752ED"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Cet endpoint </w:t>
      </w:r>
      <w:r w:rsidRPr="00500BB2">
        <w:rPr>
          <w:rFonts w:ascii="Montserrat" w:eastAsia="Times New Roman" w:hAnsi="Montserrat" w:cs="Times New Roman"/>
          <w:b/>
          <w:bCs/>
          <w:color w:val="2E333D"/>
          <w:kern w:val="0"/>
          <w:sz w:val="23"/>
          <w:szCs w:val="23"/>
          <w:lang w:eastAsia="fr-FR"/>
          <w14:ligatures w14:val="none"/>
        </w:rPr>
        <w:t>n'est pas facturé</w:t>
      </w:r>
      <w:r w:rsidRPr="00500BB2">
        <w:rPr>
          <w:rFonts w:ascii="Montserrat" w:eastAsia="Times New Roman" w:hAnsi="Montserrat" w:cs="Times New Roman"/>
          <w:color w:val="404654"/>
          <w:kern w:val="0"/>
          <w:sz w:val="23"/>
          <w:szCs w:val="23"/>
          <w:lang w:eastAsia="fr-FR"/>
          <w14:ligatures w14:val="none"/>
        </w:rPr>
        <w:t> et permet de récupérer uniquement les annonces retirées dans un format très minimaliste.</w:t>
      </w:r>
    </w:p>
    <w:p w14:paraId="68C51B92"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POST https://moteurimmo.fr/api/deletedAds</w:t>
      </w:r>
    </w:p>
    <w:p w14:paraId="6CBFA932"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JSON de la requête</w:t>
      </w:r>
    </w:p>
    <w:p w14:paraId="0FCAD85B"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 sont les mêmes que pour une recherche d'annonces classique, à l'exception du paramètre "withCount" qui n'est pas utilisable dans cet enpoint.</w:t>
      </w:r>
    </w:p>
    <w:p w14:paraId="73DAD1D4"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Attributs retournés dans la réponse</w:t>
      </w:r>
    </w:p>
    <w:p w14:paraId="2CB0A9C1" w14:textId="77777777" w:rsidR="00500BB2" w:rsidRPr="00500BB2" w:rsidRDefault="00500BB2" w:rsidP="00500BB2">
      <w:pPr>
        <w:numPr>
          <w:ilvl w:val="0"/>
          <w:numId w:val="1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uniqueId</w:t>
      </w:r>
      <w:r w:rsidRPr="00500BB2">
        <w:rPr>
          <w:rFonts w:ascii="Montserrat" w:eastAsia="Times New Roman" w:hAnsi="Montserrat" w:cs="Times New Roman"/>
          <w:color w:val="404654"/>
          <w:kern w:val="0"/>
          <w:sz w:val="23"/>
          <w:szCs w:val="23"/>
          <w:lang w:eastAsia="fr-FR"/>
          <w14:ligatures w14:val="none"/>
        </w:rPr>
        <w:t> : identifiant du bien en base de données (unique et statique)</w:t>
      </w:r>
    </w:p>
    <w:p w14:paraId="106D0EA2" w14:textId="77777777" w:rsidR="00500BB2" w:rsidRPr="00500BB2" w:rsidRDefault="00500BB2" w:rsidP="00500BB2">
      <w:pPr>
        <w:numPr>
          <w:ilvl w:val="0"/>
          <w:numId w:val="1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deletionDate</w:t>
      </w:r>
      <w:r w:rsidRPr="00500BB2">
        <w:rPr>
          <w:rFonts w:ascii="Montserrat" w:eastAsia="Times New Roman" w:hAnsi="Montserrat" w:cs="Times New Roman"/>
          <w:color w:val="404654"/>
          <w:kern w:val="0"/>
          <w:sz w:val="23"/>
          <w:szCs w:val="23"/>
          <w:lang w:eastAsia="fr-FR"/>
          <w14:ligatures w14:val="none"/>
        </w:rPr>
        <w:t> : date de suppression de l'annonce</w:t>
      </w:r>
    </w:p>
    <w:p w14:paraId="42D71533" w14:textId="77777777" w:rsidR="00500BB2" w:rsidRPr="00500BB2" w:rsidRDefault="00500BB2" w:rsidP="00500BB2">
      <w:pPr>
        <w:numPr>
          <w:ilvl w:val="0"/>
          <w:numId w:val="1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deletionReason</w:t>
      </w:r>
      <w:r w:rsidRPr="00500BB2">
        <w:rPr>
          <w:rFonts w:ascii="Montserrat" w:eastAsia="Times New Roman" w:hAnsi="Montserrat" w:cs="Times New Roman"/>
          <w:color w:val="404654"/>
          <w:kern w:val="0"/>
          <w:sz w:val="23"/>
          <w:szCs w:val="23"/>
          <w:lang w:eastAsia="fr-FR"/>
          <w14:ligatures w14:val="none"/>
        </w:rPr>
        <w:t> : raison de suppression de l'annonce</w:t>
      </w:r>
    </w:p>
    <w:p w14:paraId="50550FC8"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lastRenderedPageBreak/>
        <w:pict w14:anchorId="11FA895E">
          <v:rect id="_x0000_i1033" alt="" style="width:453.6pt;height:.05pt;mso-width-percent:0;mso-height-percent:0;mso-width-percent:0;mso-height-percent:0" o:hralign="center" o:hrstd="t" o:hr="t" fillcolor="#a0a0a0" stroked="f"/>
        </w:pict>
      </w:r>
    </w:p>
    <w:p w14:paraId="6A4B45B8"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Effectuer une recherche d'annonces fusionnées</w:t>
      </w:r>
    </w:p>
    <w:p w14:paraId="64BE8A6B"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Cet endpoint </w:t>
      </w:r>
      <w:r w:rsidRPr="00500BB2">
        <w:rPr>
          <w:rFonts w:ascii="Montserrat" w:eastAsia="Times New Roman" w:hAnsi="Montserrat" w:cs="Times New Roman"/>
          <w:b/>
          <w:bCs/>
          <w:color w:val="2E333D"/>
          <w:kern w:val="0"/>
          <w:sz w:val="23"/>
          <w:szCs w:val="23"/>
          <w:lang w:eastAsia="fr-FR"/>
          <w14:ligatures w14:val="none"/>
        </w:rPr>
        <w:t>n'est pas facturé</w:t>
      </w:r>
      <w:r w:rsidRPr="00500BB2">
        <w:rPr>
          <w:rFonts w:ascii="Montserrat" w:eastAsia="Times New Roman" w:hAnsi="Montserrat" w:cs="Times New Roman"/>
          <w:color w:val="404654"/>
          <w:kern w:val="0"/>
          <w:sz w:val="23"/>
          <w:szCs w:val="23"/>
          <w:lang w:eastAsia="fr-FR"/>
          <w14:ligatures w14:val="none"/>
        </w:rPr>
        <w:t> et permet de récupérer uniquement les annonces fusionnées dans un format très minimaliste, dans l'</w:t>
      </w:r>
      <w:r w:rsidRPr="00500BB2">
        <w:rPr>
          <w:rFonts w:ascii="Montserrat" w:eastAsia="Times New Roman" w:hAnsi="Montserrat" w:cs="Times New Roman"/>
          <w:b/>
          <w:bCs/>
          <w:color w:val="2E333D"/>
          <w:kern w:val="0"/>
          <w:sz w:val="23"/>
          <w:szCs w:val="23"/>
          <w:lang w:eastAsia="fr-FR"/>
          <w14:ligatures w14:val="none"/>
        </w:rPr>
        <w:t>unique but de nettoyer les annonces supprimées</w:t>
      </w:r>
      <w:r w:rsidRPr="00500BB2">
        <w:rPr>
          <w:rFonts w:ascii="Montserrat" w:eastAsia="Times New Roman" w:hAnsi="Montserrat" w:cs="Times New Roman"/>
          <w:color w:val="404654"/>
          <w:kern w:val="0"/>
          <w:sz w:val="23"/>
          <w:szCs w:val="23"/>
          <w:lang w:eastAsia="fr-FR"/>
          <w14:ligatures w14:val="none"/>
        </w:rPr>
        <w:t> dans votre base de données.</w:t>
      </w:r>
    </w:p>
    <w:p w14:paraId="7CD11E42"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POST https://moteurimmo.fr/api/mergedAds</w:t>
      </w:r>
    </w:p>
    <w:p w14:paraId="7D82BFAF"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JSON de la requête</w:t>
      </w:r>
    </w:p>
    <w:p w14:paraId="1C00AA91"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 sont les mêmes que pour une recherche d'annonces classique, à l'exception du paramètre "withCount" qui n'est pas utilisable dans cet enpoint. A noter aussi que le critère de tri </w:t>
      </w:r>
      <w:r w:rsidRPr="00500BB2">
        <w:rPr>
          <w:rFonts w:ascii="Inconsolata" w:eastAsia="Times New Roman" w:hAnsi="Inconsolata" w:cs="Courier New"/>
          <w:color w:val="CC0029"/>
          <w:kern w:val="0"/>
          <w:sz w:val="25"/>
          <w:szCs w:val="25"/>
          <w:shd w:val="clear" w:color="auto" w:fill="F3F4F6"/>
          <w:lang w:eastAsia="fr-FR"/>
          <w14:ligatures w14:val="none"/>
        </w:rPr>
        <w:t>sortBy</w:t>
      </w:r>
      <w:r w:rsidRPr="00500BB2">
        <w:rPr>
          <w:rFonts w:ascii="Montserrat" w:eastAsia="Times New Roman" w:hAnsi="Montserrat" w:cs="Times New Roman"/>
          <w:color w:val="404654"/>
          <w:kern w:val="0"/>
          <w:sz w:val="23"/>
          <w:szCs w:val="23"/>
          <w:lang w:eastAsia="fr-FR"/>
          <w14:ligatures w14:val="none"/>
        </w:rPr>
        <w:t> est forcé à "lastMergeDate-desc" dans cet endpoint.</w:t>
      </w:r>
    </w:p>
    <w:p w14:paraId="609C383E"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Attributs retournés dans la réponse</w:t>
      </w:r>
    </w:p>
    <w:p w14:paraId="64268BDF" w14:textId="77777777" w:rsidR="00500BB2" w:rsidRPr="00500BB2" w:rsidRDefault="00500BB2" w:rsidP="00500BB2">
      <w:pPr>
        <w:numPr>
          <w:ilvl w:val="0"/>
          <w:numId w:val="20"/>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uniqueId</w:t>
      </w:r>
      <w:r w:rsidRPr="00500BB2">
        <w:rPr>
          <w:rFonts w:ascii="Montserrat" w:eastAsia="Times New Roman" w:hAnsi="Montserrat" w:cs="Times New Roman"/>
          <w:color w:val="404654"/>
          <w:kern w:val="0"/>
          <w:sz w:val="23"/>
          <w:szCs w:val="23"/>
          <w:lang w:eastAsia="fr-FR"/>
          <w14:ligatures w14:val="none"/>
        </w:rPr>
        <w:t> : identifiant du bien en base de données (unique et statique)</w:t>
      </w:r>
    </w:p>
    <w:p w14:paraId="35D0D2B0" w14:textId="77777777" w:rsidR="00500BB2" w:rsidRPr="00500BB2" w:rsidRDefault="00500BB2" w:rsidP="00500BB2">
      <w:pPr>
        <w:numPr>
          <w:ilvl w:val="0"/>
          <w:numId w:val="2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origin</w:t>
      </w:r>
      <w:r w:rsidRPr="00500BB2">
        <w:rPr>
          <w:rFonts w:ascii="Montserrat" w:eastAsia="Times New Roman" w:hAnsi="Montserrat" w:cs="Times New Roman"/>
          <w:color w:val="404654"/>
          <w:kern w:val="0"/>
          <w:sz w:val="23"/>
          <w:szCs w:val="23"/>
          <w:lang w:eastAsia="fr-FR"/>
          <w14:ligatures w14:val="none"/>
        </w:rPr>
        <w:t> : nom de la plateforme de l'annonce</w:t>
      </w:r>
    </w:p>
    <w:p w14:paraId="272F7A43" w14:textId="77777777" w:rsidR="00500BB2" w:rsidRPr="00500BB2" w:rsidRDefault="00500BB2" w:rsidP="00500BB2">
      <w:pPr>
        <w:numPr>
          <w:ilvl w:val="0"/>
          <w:numId w:val="2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adId</w:t>
      </w:r>
      <w:r w:rsidRPr="00500BB2">
        <w:rPr>
          <w:rFonts w:ascii="Montserrat" w:eastAsia="Times New Roman" w:hAnsi="Montserrat" w:cs="Times New Roman"/>
          <w:color w:val="404654"/>
          <w:kern w:val="0"/>
          <w:sz w:val="23"/>
          <w:szCs w:val="23"/>
          <w:lang w:eastAsia="fr-FR"/>
          <w14:ligatures w14:val="none"/>
        </w:rPr>
        <w:t> : identifiant de l'annonce sur la plateforme</w:t>
      </w:r>
    </w:p>
    <w:p w14:paraId="63722B63" w14:textId="77777777" w:rsidR="00500BB2" w:rsidRPr="00500BB2" w:rsidRDefault="00500BB2" w:rsidP="00500BB2">
      <w:pPr>
        <w:numPr>
          <w:ilvl w:val="0"/>
          <w:numId w:val="2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url</w:t>
      </w:r>
      <w:r w:rsidRPr="00500BB2">
        <w:rPr>
          <w:rFonts w:ascii="Montserrat" w:eastAsia="Times New Roman" w:hAnsi="Montserrat" w:cs="Times New Roman"/>
          <w:color w:val="404654"/>
          <w:kern w:val="0"/>
          <w:sz w:val="23"/>
          <w:szCs w:val="23"/>
          <w:lang w:eastAsia="fr-FR"/>
          <w14:ligatures w14:val="none"/>
        </w:rPr>
        <w:t> : URL de l'annonce</w:t>
      </w:r>
    </w:p>
    <w:p w14:paraId="2DF76702" w14:textId="77777777" w:rsidR="00500BB2" w:rsidRPr="00500BB2" w:rsidRDefault="00500BB2" w:rsidP="00500BB2">
      <w:pPr>
        <w:numPr>
          <w:ilvl w:val="0"/>
          <w:numId w:val="2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lastMergeDate</w:t>
      </w:r>
      <w:r w:rsidRPr="00500BB2">
        <w:rPr>
          <w:rFonts w:ascii="Montserrat" w:eastAsia="Times New Roman" w:hAnsi="Montserrat" w:cs="Times New Roman"/>
          <w:color w:val="404654"/>
          <w:kern w:val="0"/>
          <w:sz w:val="23"/>
          <w:szCs w:val="23"/>
          <w:lang w:eastAsia="fr-FR"/>
          <w14:ligatures w14:val="none"/>
        </w:rPr>
        <w:t> : date de dernière fusion de l'annonce</w:t>
      </w:r>
    </w:p>
    <w:p w14:paraId="07377CBD" w14:textId="77777777" w:rsidR="00500BB2" w:rsidRPr="00500BB2" w:rsidRDefault="00500BB2" w:rsidP="00500BB2">
      <w:pPr>
        <w:numPr>
          <w:ilvl w:val="0"/>
          <w:numId w:val="2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merges</w:t>
      </w:r>
      <w:r w:rsidRPr="00500BB2">
        <w:rPr>
          <w:rFonts w:ascii="Montserrat" w:eastAsia="Times New Roman" w:hAnsi="Montserrat" w:cs="Times New Roman"/>
          <w:color w:val="404654"/>
          <w:kern w:val="0"/>
          <w:sz w:val="23"/>
          <w:szCs w:val="23"/>
          <w:lang w:eastAsia="fr-FR"/>
          <w14:ligatures w14:val="none"/>
        </w:rPr>
        <w:t> : liste des différentes fusions effectuées sur l'annonce, chaque entrée contient les attributs suivants :</w:t>
      </w:r>
    </w:p>
    <w:p w14:paraId="76B91D4C" w14:textId="77777777" w:rsidR="00500BB2" w:rsidRPr="00500BB2" w:rsidRDefault="00500BB2" w:rsidP="00500BB2">
      <w:pPr>
        <w:numPr>
          <w:ilvl w:val="1"/>
          <w:numId w:val="20"/>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date</w:t>
      </w:r>
      <w:r w:rsidRPr="00500BB2">
        <w:rPr>
          <w:rFonts w:ascii="Montserrat" w:eastAsia="Times New Roman" w:hAnsi="Montserrat" w:cs="Times New Roman"/>
          <w:color w:val="404654"/>
          <w:kern w:val="0"/>
          <w:sz w:val="23"/>
          <w:szCs w:val="23"/>
          <w:lang w:eastAsia="fr-FR"/>
          <w14:ligatures w14:val="none"/>
        </w:rPr>
        <w:t> : date de la fusion</w:t>
      </w:r>
    </w:p>
    <w:p w14:paraId="36A5E71E" w14:textId="77777777" w:rsidR="00500BB2" w:rsidRPr="00500BB2" w:rsidRDefault="00500BB2" w:rsidP="00500BB2">
      <w:pPr>
        <w:numPr>
          <w:ilvl w:val="1"/>
          <w:numId w:val="2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uniqueId</w:t>
      </w:r>
      <w:r w:rsidRPr="00500BB2">
        <w:rPr>
          <w:rFonts w:ascii="Montserrat" w:eastAsia="Times New Roman" w:hAnsi="Montserrat" w:cs="Times New Roman"/>
          <w:color w:val="404654"/>
          <w:kern w:val="0"/>
          <w:sz w:val="23"/>
          <w:szCs w:val="23"/>
          <w:lang w:eastAsia="fr-FR"/>
          <w14:ligatures w14:val="none"/>
        </w:rPr>
        <w:t> : identifiant de l'ancienne annonce en base de données</w:t>
      </w:r>
    </w:p>
    <w:p w14:paraId="15A04324" w14:textId="77777777" w:rsidR="00500BB2" w:rsidRPr="00500BB2" w:rsidRDefault="00500BB2" w:rsidP="00500BB2">
      <w:pPr>
        <w:numPr>
          <w:ilvl w:val="1"/>
          <w:numId w:val="2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urls</w:t>
      </w:r>
      <w:r w:rsidRPr="00500BB2">
        <w:rPr>
          <w:rFonts w:ascii="Montserrat" w:eastAsia="Times New Roman" w:hAnsi="Montserrat" w:cs="Times New Roman"/>
          <w:color w:val="404654"/>
          <w:kern w:val="0"/>
          <w:sz w:val="23"/>
          <w:szCs w:val="23"/>
          <w:lang w:eastAsia="fr-FR"/>
          <w14:ligatures w14:val="none"/>
        </w:rPr>
        <w:t> : liste d'URLs des annonces fusionnées (annonce principale + doublons)</w:t>
      </w:r>
    </w:p>
    <w:p w14:paraId="403C7C5E"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0D682997">
          <v:rect id="_x0000_i1032" alt="" style="width:453.6pt;height:.05pt;mso-width-percent:0;mso-height-percent:0;mso-width-percent:0;mso-height-percent:0" o:hralign="center" o:hrstd="t" o:hr="t" fillcolor="#a0a0a0" stroked="f"/>
        </w:pict>
      </w:r>
    </w:p>
    <w:p w14:paraId="6B7BF624"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Effectuer une recherche d'annonceurs</w:t>
      </w:r>
    </w:p>
    <w:p w14:paraId="0D9EB4AC"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Cet endpoint </w:t>
      </w:r>
      <w:r w:rsidRPr="00500BB2">
        <w:rPr>
          <w:rFonts w:ascii="Montserrat" w:eastAsia="Times New Roman" w:hAnsi="Montserrat" w:cs="Times New Roman"/>
          <w:b/>
          <w:bCs/>
          <w:color w:val="2E333D"/>
          <w:kern w:val="0"/>
          <w:sz w:val="23"/>
          <w:szCs w:val="23"/>
          <w:lang w:eastAsia="fr-FR"/>
          <w14:ligatures w14:val="none"/>
        </w:rPr>
        <w:t>n'est pas facturé</w:t>
      </w:r>
      <w:r w:rsidRPr="00500BB2">
        <w:rPr>
          <w:rFonts w:ascii="Montserrat" w:eastAsia="Times New Roman" w:hAnsi="Montserrat" w:cs="Times New Roman"/>
          <w:color w:val="404654"/>
          <w:kern w:val="0"/>
          <w:sz w:val="23"/>
          <w:szCs w:val="23"/>
          <w:lang w:eastAsia="fr-FR"/>
          <w14:ligatures w14:val="none"/>
        </w:rPr>
        <w:t> et permet de récupérer les annonceurs dédoublonnés liés à leurs annonces.</w:t>
      </w:r>
    </w:p>
    <w:p w14:paraId="1C85EC0D" w14:textId="77777777" w:rsidR="00500BB2" w:rsidRPr="00500BB2" w:rsidRDefault="00500BB2" w:rsidP="00500BB2">
      <w:pPr>
        <w:shd w:val="clear" w:color="auto" w:fill="F3F4F6"/>
        <w:spacing w:after="0" w:line="240" w:lineRule="auto"/>
        <w:rPr>
          <w:rFonts w:ascii="Montserrat" w:eastAsia="Times New Roman" w:hAnsi="Montserrat" w:cs="Times New Roman"/>
          <w:color w:val="404654"/>
          <w:kern w:val="0"/>
          <w:sz w:val="23"/>
          <w:szCs w:val="23"/>
          <w:lang w:eastAsia="fr-FR"/>
          <w14:ligatures w14:val="none"/>
        </w:rPr>
      </w:pPr>
      <w:r w:rsidRPr="00500BB2">
        <w:rPr>
          <w:rFonts w:ascii="Apple Color Emoji" w:eastAsia="Times New Roman" w:hAnsi="Apple Color Emoji" w:cs="Apple Color Emoji"/>
          <w:color w:val="404654"/>
          <w:kern w:val="0"/>
          <w:sz w:val="23"/>
          <w:szCs w:val="23"/>
          <w:lang w:eastAsia="fr-FR"/>
          <w14:ligatures w14:val="none"/>
        </w:rPr>
        <w:t>🚧</w:t>
      </w:r>
      <w:r w:rsidRPr="00500BB2">
        <w:rPr>
          <w:rFonts w:ascii="Montserrat" w:eastAsia="Times New Roman" w:hAnsi="Montserrat" w:cs="Times New Roman"/>
          <w:color w:val="404654"/>
          <w:kern w:val="0"/>
          <w:sz w:val="23"/>
          <w:szCs w:val="23"/>
          <w:lang w:eastAsia="fr-FR"/>
          <w14:ligatures w14:val="none"/>
        </w:rPr>
        <w:t xml:space="preserve"> Cet endpoint est encore en phase de </w:t>
      </w:r>
      <w:r w:rsidRPr="00500BB2">
        <w:rPr>
          <w:rFonts w:ascii="Montserrat" w:eastAsia="Times New Roman" w:hAnsi="Montserrat" w:cs="Times New Roman"/>
          <w:b/>
          <w:bCs/>
          <w:color w:val="2E333D"/>
          <w:kern w:val="0"/>
          <w:sz w:val="23"/>
          <w:szCs w:val="23"/>
          <w:lang w:eastAsia="fr-FR"/>
          <w14:ligatures w14:val="none"/>
        </w:rPr>
        <w:t>développement actif</w:t>
      </w:r>
      <w:r w:rsidRPr="00500BB2">
        <w:rPr>
          <w:rFonts w:ascii="Montserrat" w:eastAsia="Times New Roman" w:hAnsi="Montserrat" w:cs="Times New Roman"/>
          <w:color w:val="404654"/>
          <w:kern w:val="0"/>
          <w:sz w:val="23"/>
          <w:szCs w:val="23"/>
          <w:lang w:eastAsia="fr-FR"/>
          <w14:ligatures w14:val="none"/>
        </w:rPr>
        <w:t> et est amené à évoluer. Nous travaillons encore sur le dédoublement des données. N'hésitez pas à nous envoyer vos remarques/suggestions.</w:t>
      </w:r>
    </w:p>
    <w:p w14:paraId="58BD5FB9"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POST https://moteurimmo.fr/api/publishers</w:t>
      </w:r>
    </w:p>
    <w:p w14:paraId="740E347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JSON de la requête</w:t>
      </w:r>
    </w:p>
    <w:p w14:paraId="5FFFA786" w14:textId="77777777" w:rsidR="00500BB2" w:rsidRPr="00500BB2" w:rsidRDefault="00500BB2" w:rsidP="00500BB2">
      <w:pPr>
        <w:numPr>
          <w:ilvl w:val="0"/>
          <w:numId w:val="2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apiKey :</w:t>
      </w:r>
    </w:p>
    <w:p w14:paraId="6DCAA7E7" w14:textId="77777777" w:rsidR="00500BB2" w:rsidRPr="00500BB2" w:rsidRDefault="00500BB2" w:rsidP="00500BB2">
      <w:pPr>
        <w:numPr>
          <w:ilvl w:val="1"/>
          <w:numId w:val="2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12983C29"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7548B24E"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00ED4A22" w14:textId="77777777" w:rsidR="00500BB2" w:rsidRPr="00500BB2" w:rsidRDefault="00500BB2" w:rsidP="00500BB2">
      <w:pPr>
        <w:numPr>
          <w:ilvl w:val="0"/>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page :</w:t>
      </w:r>
    </w:p>
    <w:p w14:paraId="2A41AE21" w14:textId="77777777" w:rsidR="00500BB2" w:rsidRPr="00500BB2" w:rsidRDefault="00500BB2" w:rsidP="00500BB2">
      <w:pPr>
        <w:numPr>
          <w:ilvl w:val="1"/>
          <w:numId w:val="2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page de recherche</w:t>
      </w:r>
    </w:p>
    <w:p w14:paraId="34C1EF2C"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entier</w:t>
      </w:r>
    </w:p>
    <w:p w14:paraId="0F013F65"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1</w:t>
      </w:r>
    </w:p>
    <w:p w14:paraId="3DE9BDB3" w14:textId="77777777" w:rsidR="00500BB2" w:rsidRPr="00500BB2" w:rsidRDefault="00500BB2" w:rsidP="00500BB2">
      <w:pPr>
        <w:numPr>
          <w:ilvl w:val="0"/>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name</w:t>
      </w:r>
    </w:p>
    <w:p w14:paraId="4B1F6078" w14:textId="77777777" w:rsidR="00500BB2" w:rsidRPr="00500BB2" w:rsidRDefault="00500BB2" w:rsidP="00500BB2">
      <w:pPr>
        <w:numPr>
          <w:ilvl w:val="1"/>
          <w:numId w:val="2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 de l'annonceur</w:t>
      </w:r>
    </w:p>
    <w:p w14:paraId="0DC4B510"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expression régulière sous la forme d'une chaîne de caractères</w:t>
      </w:r>
    </w:p>
    <w:p w14:paraId="4E62D5A4"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40AAE293" w14:textId="77777777" w:rsidR="00500BB2" w:rsidRPr="00500BB2" w:rsidRDefault="00500BB2" w:rsidP="00500BB2">
      <w:pPr>
        <w:numPr>
          <w:ilvl w:val="0"/>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email</w:t>
      </w:r>
    </w:p>
    <w:p w14:paraId="76C2EDC0" w14:textId="77777777" w:rsidR="00500BB2" w:rsidRPr="00500BB2" w:rsidRDefault="00500BB2" w:rsidP="00500BB2">
      <w:pPr>
        <w:numPr>
          <w:ilvl w:val="1"/>
          <w:numId w:val="2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adresse email de l'annonceur</w:t>
      </w:r>
    </w:p>
    <w:p w14:paraId="2F27E27A"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expression régulière sous la forme d'une chaîne de caractères</w:t>
      </w:r>
    </w:p>
    <w:p w14:paraId="2828223C"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6B62F51" w14:textId="77777777" w:rsidR="00500BB2" w:rsidRPr="00500BB2" w:rsidRDefault="00500BB2" w:rsidP="00500BB2">
      <w:pPr>
        <w:numPr>
          <w:ilvl w:val="0"/>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phone</w:t>
      </w:r>
    </w:p>
    <w:p w14:paraId="3641EFE6" w14:textId="77777777" w:rsidR="00500BB2" w:rsidRPr="00500BB2" w:rsidRDefault="00500BB2" w:rsidP="00500BB2">
      <w:pPr>
        <w:numPr>
          <w:ilvl w:val="1"/>
          <w:numId w:val="2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numéro de téléphone de l'annonceur</w:t>
      </w:r>
    </w:p>
    <w:p w14:paraId="1A9D0A3F"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 : chaîne de caractères</w:t>
      </w:r>
    </w:p>
    <w:p w14:paraId="159ED580"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09715556" w14:textId="77777777" w:rsidR="00500BB2" w:rsidRPr="00500BB2" w:rsidRDefault="00500BB2" w:rsidP="00500BB2">
      <w:pPr>
        <w:numPr>
          <w:ilvl w:val="0"/>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sirenNumber</w:t>
      </w:r>
    </w:p>
    <w:p w14:paraId="5BE382CE" w14:textId="77777777" w:rsidR="00500BB2" w:rsidRPr="00500BB2" w:rsidRDefault="00500BB2" w:rsidP="00500BB2">
      <w:pPr>
        <w:numPr>
          <w:ilvl w:val="1"/>
          <w:numId w:val="2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numéro SIREN de l'annonceur</w:t>
      </w:r>
    </w:p>
    <w:p w14:paraId="421E0C60"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 : chaîne de caractères</w:t>
      </w:r>
    </w:p>
    <w:p w14:paraId="15CD9C2A" w14:textId="77777777" w:rsidR="00500BB2" w:rsidRPr="00500BB2" w:rsidRDefault="00500BB2" w:rsidP="00500BB2">
      <w:pPr>
        <w:numPr>
          <w:ilvl w:val="1"/>
          <w:numId w:val="2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0BECB035"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Attributs retournés dans la réponse</w:t>
      </w:r>
    </w:p>
    <w:p w14:paraId="12309688" w14:textId="77777777" w:rsidR="00500BB2" w:rsidRPr="00500BB2" w:rsidRDefault="00500BB2" w:rsidP="00500BB2">
      <w:pPr>
        <w:numPr>
          <w:ilvl w:val="0"/>
          <w:numId w:val="22"/>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totalCount</w:t>
      </w:r>
      <w:r w:rsidRPr="00500BB2">
        <w:rPr>
          <w:rFonts w:ascii="Montserrat" w:eastAsia="Times New Roman" w:hAnsi="Montserrat" w:cs="Times New Roman"/>
          <w:color w:val="404654"/>
          <w:kern w:val="0"/>
          <w:sz w:val="23"/>
          <w:szCs w:val="23"/>
          <w:lang w:eastAsia="fr-FR"/>
          <w14:ligatures w14:val="none"/>
        </w:rPr>
        <w:t> : nombre total d'annonceurs qui matchent votre requête</w:t>
      </w:r>
    </w:p>
    <w:p w14:paraId="6D0B9880" w14:textId="77777777" w:rsidR="00500BB2" w:rsidRPr="00500BB2" w:rsidRDefault="00500BB2" w:rsidP="00500BB2">
      <w:pPr>
        <w:numPr>
          <w:ilvl w:val="0"/>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publishers</w:t>
      </w:r>
      <w:r w:rsidRPr="00500BB2">
        <w:rPr>
          <w:rFonts w:ascii="Montserrat" w:eastAsia="Times New Roman" w:hAnsi="Montserrat" w:cs="Times New Roman"/>
          <w:color w:val="404654"/>
          <w:kern w:val="0"/>
          <w:sz w:val="23"/>
          <w:szCs w:val="23"/>
          <w:lang w:eastAsia="fr-FR"/>
          <w14:ligatures w14:val="none"/>
        </w:rPr>
        <w:t> : liste des annonceurs qui matchent votre requête (maximum 20 par page)</w:t>
      </w:r>
    </w:p>
    <w:p w14:paraId="70E65012" w14:textId="77777777" w:rsidR="00500BB2" w:rsidRPr="00500BB2" w:rsidRDefault="00500BB2" w:rsidP="00500BB2">
      <w:pPr>
        <w:numPr>
          <w:ilvl w:val="1"/>
          <w:numId w:val="22"/>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name</w:t>
      </w:r>
      <w:r w:rsidRPr="00500BB2">
        <w:rPr>
          <w:rFonts w:ascii="Montserrat" w:eastAsia="Times New Roman" w:hAnsi="Montserrat" w:cs="Times New Roman"/>
          <w:color w:val="404654"/>
          <w:kern w:val="0"/>
          <w:sz w:val="23"/>
          <w:szCs w:val="23"/>
          <w:lang w:eastAsia="fr-FR"/>
          <w14:ligatures w14:val="none"/>
        </w:rPr>
        <w:t> : nom de l'annonceur</w:t>
      </w:r>
    </w:p>
    <w:p w14:paraId="4E9AC031" w14:textId="77777777" w:rsidR="00500BB2" w:rsidRPr="00500BB2" w:rsidRDefault="00500BB2" w:rsidP="00500BB2">
      <w:pPr>
        <w:numPr>
          <w:ilvl w:val="1"/>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email</w:t>
      </w:r>
      <w:r w:rsidRPr="00500BB2">
        <w:rPr>
          <w:rFonts w:ascii="Montserrat" w:eastAsia="Times New Roman" w:hAnsi="Montserrat" w:cs="Times New Roman"/>
          <w:color w:val="404654"/>
          <w:kern w:val="0"/>
          <w:sz w:val="23"/>
          <w:szCs w:val="23"/>
          <w:lang w:eastAsia="fr-FR"/>
          <w14:ligatures w14:val="none"/>
        </w:rPr>
        <w:t> : adresse email de l'annonceur</w:t>
      </w:r>
    </w:p>
    <w:p w14:paraId="21CC092B" w14:textId="77777777" w:rsidR="00500BB2" w:rsidRPr="00500BB2" w:rsidRDefault="00500BB2" w:rsidP="00500BB2">
      <w:pPr>
        <w:numPr>
          <w:ilvl w:val="1"/>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phone</w:t>
      </w:r>
      <w:r w:rsidRPr="00500BB2">
        <w:rPr>
          <w:rFonts w:ascii="Montserrat" w:eastAsia="Times New Roman" w:hAnsi="Montserrat" w:cs="Times New Roman"/>
          <w:color w:val="404654"/>
          <w:kern w:val="0"/>
          <w:sz w:val="23"/>
          <w:szCs w:val="23"/>
          <w:lang w:eastAsia="fr-FR"/>
          <w14:ligatures w14:val="none"/>
        </w:rPr>
        <w:t> : numéro de téléphone de l'annonceur</w:t>
      </w:r>
    </w:p>
    <w:p w14:paraId="2B8889A5" w14:textId="77777777" w:rsidR="00500BB2" w:rsidRPr="00500BB2" w:rsidRDefault="00500BB2" w:rsidP="00500BB2">
      <w:pPr>
        <w:numPr>
          <w:ilvl w:val="1"/>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sirenNumber</w:t>
      </w:r>
      <w:r w:rsidRPr="00500BB2">
        <w:rPr>
          <w:rFonts w:ascii="Montserrat" w:eastAsia="Times New Roman" w:hAnsi="Montserrat" w:cs="Times New Roman"/>
          <w:color w:val="404654"/>
          <w:kern w:val="0"/>
          <w:sz w:val="23"/>
          <w:szCs w:val="23"/>
          <w:lang w:eastAsia="fr-FR"/>
          <w14:ligatures w14:val="none"/>
        </w:rPr>
        <w:t> : numéro SIREN de l'annonceur</w:t>
      </w:r>
    </w:p>
    <w:p w14:paraId="30153C4F" w14:textId="77777777" w:rsidR="00500BB2" w:rsidRPr="00500BB2" w:rsidRDefault="00500BB2" w:rsidP="00500BB2">
      <w:pPr>
        <w:numPr>
          <w:ilvl w:val="1"/>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address</w:t>
      </w:r>
      <w:r w:rsidRPr="00500BB2">
        <w:rPr>
          <w:rFonts w:ascii="Montserrat" w:eastAsia="Times New Roman" w:hAnsi="Montserrat" w:cs="Times New Roman"/>
          <w:color w:val="404654"/>
          <w:kern w:val="0"/>
          <w:sz w:val="23"/>
          <w:szCs w:val="23"/>
          <w:lang w:eastAsia="fr-FR"/>
          <w14:ligatures w14:val="none"/>
        </w:rPr>
        <w:t> : adresse postale de l'entreprise de l'annonceur</w:t>
      </w:r>
    </w:p>
    <w:p w14:paraId="39B77379" w14:textId="77777777" w:rsidR="00500BB2" w:rsidRPr="00500BB2" w:rsidRDefault="00500BB2" w:rsidP="00500BB2">
      <w:pPr>
        <w:numPr>
          <w:ilvl w:val="1"/>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companyLegalType</w:t>
      </w:r>
      <w:r w:rsidRPr="00500BB2">
        <w:rPr>
          <w:rFonts w:ascii="Montserrat" w:eastAsia="Times New Roman" w:hAnsi="Montserrat" w:cs="Times New Roman"/>
          <w:color w:val="404654"/>
          <w:kern w:val="0"/>
          <w:sz w:val="23"/>
          <w:szCs w:val="23"/>
          <w:lang w:eastAsia="fr-FR"/>
          <w14:ligatures w14:val="none"/>
        </w:rPr>
        <w:t>: type d'entreprise (la liste complète est consultable </w:t>
      </w:r>
      <w:hyperlink r:id="rId20" w:history="1">
        <w:r w:rsidRPr="00500BB2">
          <w:rPr>
            <w:rFonts w:ascii="Montserrat" w:eastAsia="Times New Roman" w:hAnsi="Montserrat" w:cs="Times New Roman"/>
            <w:color w:val="5482DB"/>
            <w:kern w:val="0"/>
            <w:sz w:val="23"/>
            <w:szCs w:val="23"/>
            <w:u w:val="single"/>
            <w:lang w:eastAsia="fr-FR"/>
            <w14:ligatures w14:val="none"/>
          </w:rPr>
          <w:t>ici</w:t>
        </w:r>
      </w:hyperlink>
      <w:r w:rsidRPr="00500BB2">
        <w:rPr>
          <w:rFonts w:ascii="Montserrat" w:eastAsia="Times New Roman" w:hAnsi="Montserrat" w:cs="Times New Roman"/>
          <w:color w:val="404654"/>
          <w:kern w:val="0"/>
          <w:sz w:val="23"/>
          <w:szCs w:val="23"/>
          <w:lang w:eastAsia="fr-FR"/>
          <w14:ligatures w14:val="none"/>
        </w:rPr>
        <w:t>)</w:t>
      </w:r>
    </w:p>
    <w:p w14:paraId="4DD5BB74" w14:textId="77777777" w:rsidR="00500BB2" w:rsidRPr="00500BB2" w:rsidRDefault="00500BB2" w:rsidP="00500BB2">
      <w:pPr>
        <w:numPr>
          <w:ilvl w:val="1"/>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t>ads</w:t>
      </w:r>
      <w:r w:rsidRPr="00500BB2">
        <w:rPr>
          <w:rFonts w:ascii="Montserrat" w:eastAsia="Times New Roman" w:hAnsi="Montserrat" w:cs="Times New Roman"/>
          <w:color w:val="404654"/>
          <w:kern w:val="0"/>
          <w:sz w:val="23"/>
          <w:szCs w:val="23"/>
          <w:lang w:eastAsia="fr-FR"/>
          <w14:ligatures w14:val="none"/>
        </w:rPr>
        <w:t> : liste des identifiants uniques des annonces liées à cette annonceur récupérables via l'endpoint de recherche d'annonces (attribut </w:t>
      </w:r>
      <w:r w:rsidRPr="00500BB2">
        <w:rPr>
          <w:rFonts w:ascii="Inconsolata" w:eastAsia="Times New Roman" w:hAnsi="Inconsolata" w:cs="Courier New"/>
          <w:color w:val="CC0029"/>
          <w:kern w:val="0"/>
          <w:sz w:val="25"/>
          <w:szCs w:val="25"/>
          <w:shd w:val="clear" w:color="auto" w:fill="F3F4F6"/>
          <w:lang w:eastAsia="fr-FR"/>
          <w14:ligatures w14:val="none"/>
        </w:rPr>
        <w:t>includedIds</w:t>
      </w:r>
      <w:r w:rsidRPr="00500BB2">
        <w:rPr>
          <w:rFonts w:ascii="Montserrat" w:eastAsia="Times New Roman" w:hAnsi="Montserrat" w:cs="Times New Roman"/>
          <w:color w:val="404654"/>
          <w:kern w:val="0"/>
          <w:sz w:val="23"/>
          <w:szCs w:val="23"/>
          <w:lang w:eastAsia="fr-FR"/>
          <w14:ligatures w14:val="none"/>
        </w:rPr>
        <w:t>)</w:t>
      </w:r>
    </w:p>
    <w:p w14:paraId="1B852A75" w14:textId="77777777" w:rsidR="00500BB2" w:rsidRPr="00500BB2" w:rsidRDefault="00500BB2" w:rsidP="00500BB2">
      <w:pPr>
        <w:numPr>
          <w:ilvl w:val="1"/>
          <w:numId w:val="22"/>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Inconsolata" w:eastAsia="Times New Roman" w:hAnsi="Inconsolata" w:cs="Courier New"/>
          <w:color w:val="CC0029"/>
          <w:kern w:val="0"/>
          <w:sz w:val="25"/>
          <w:szCs w:val="25"/>
          <w:shd w:val="clear" w:color="auto" w:fill="F3F4F6"/>
          <w:lang w:eastAsia="fr-FR"/>
          <w14:ligatures w14:val="none"/>
        </w:rPr>
        <w:lastRenderedPageBreak/>
        <w:t>mergePublishers</w:t>
      </w:r>
      <w:r w:rsidRPr="00500BB2">
        <w:rPr>
          <w:rFonts w:ascii="Montserrat" w:eastAsia="Times New Roman" w:hAnsi="Montserrat" w:cs="Times New Roman"/>
          <w:color w:val="404654"/>
          <w:kern w:val="0"/>
          <w:sz w:val="23"/>
          <w:szCs w:val="23"/>
          <w:lang w:eastAsia="fr-FR"/>
          <w14:ligatures w14:val="none"/>
        </w:rPr>
        <w:t> : liste de chaîne de caractères contenant les annonceurs dédoublonnés avec l'actuel (attribut de débogage temporaire)</w:t>
      </w:r>
    </w:p>
    <w:p w14:paraId="5EBA91C2"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Exemples de recherche d'annonceurs</w:t>
      </w:r>
    </w:p>
    <w:p w14:paraId="3676B5B7"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 par nom :</w:t>
      </w:r>
    </w:p>
    <w:p w14:paraId="0325F91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62D17F0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1A033F0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"name": "abriculteurs"</w:t>
      </w:r>
    </w:p>
    <w:p w14:paraId="099600A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5AA4E6D4"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 par adresse email :</w:t>
      </w:r>
    </w:p>
    <w:p w14:paraId="0338482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2133F02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6091040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"name": ".+@iadfrance.fr"</w:t>
      </w:r>
    </w:p>
    <w:p w14:paraId="365454B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5C41BD1A"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Recherche par numéro SIREN :</w:t>
      </w:r>
    </w:p>
    <w:p w14:paraId="61006E2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688DC01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210F96A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"sirenNumber": "488568239"</w:t>
      </w:r>
    </w:p>
    <w:p w14:paraId="6E13BCD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06407015"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09890288">
          <v:rect id="_x0000_i1031" alt="" style="width:453.6pt;height:.05pt;mso-width-percent:0;mso-height-percent:0;mso-width-percent:0;mso-height-percent:0" o:hralign="center" o:hrstd="t" o:hr="t" fillcolor="#a0a0a0" stroked="f"/>
        </w:pict>
      </w:r>
    </w:p>
    <w:p w14:paraId="71187F5C"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Créer une alerte</w:t>
      </w:r>
    </w:p>
    <w:p w14:paraId="53DAF34B"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A lire impérativement avant d'utiliser cet endpoint</w:t>
      </w:r>
    </w:p>
    <w:p w14:paraId="11B45C4A" w14:textId="77777777" w:rsidR="00500BB2" w:rsidRPr="00500BB2" w:rsidRDefault="00500BB2" w:rsidP="00500BB2">
      <w:pPr>
        <w:numPr>
          <w:ilvl w:val="0"/>
          <w:numId w:val="23"/>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Etant donné que cette fonctionnalité implique l'envoi d'emails à des tiers, cet endpoint nécessite une </w:t>
      </w:r>
      <w:r w:rsidRPr="00500BB2">
        <w:rPr>
          <w:rFonts w:ascii="Montserrat" w:eastAsia="Times New Roman" w:hAnsi="Montserrat" w:cs="Times New Roman"/>
          <w:b/>
          <w:bCs/>
          <w:color w:val="2E333D"/>
          <w:kern w:val="0"/>
          <w:sz w:val="23"/>
          <w:szCs w:val="23"/>
          <w:lang w:eastAsia="fr-FR"/>
          <w14:ligatures w14:val="none"/>
        </w:rPr>
        <w:t>autorisation spéciale</w:t>
      </w:r>
      <w:r w:rsidRPr="00500BB2">
        <w:rPr>
          <w:rFonts w:ascii="Montserrat" w:eastAsia="Times New Roman" w:hAnsi="Montserrat" w:cs="Times New Roman"/>
          <w:color w:val="404654"/>
          <w:kern w:val="0"/>
          <w:sz w:val="23"/>
          <w:szCs w:val="23"/>
          <w:lang w:eastAsia="fr-FR"/>
          <w14:ligatures w14:val="none"/>
        </w:rPr>
        <w:t> à demander via le formulaire de contact pour pouvoir être utilisé avec une adresse email. Il est d'ailleurs possible d'envoyer les emails en </w:t>
      </w:r>
      <w:r w:rsidRPr="00500BB2">
        <w:rPr>
          <w:rFonts w:ascii="Montserrat" w:eastAsia="Times New Roman" w:hAnsi="Montserrat" w:cs="Times New Roman"/>
          <w:b/>
          <w:bCs/>
          <w:color w:val="2E333D"/>
          <w:kern w:val="0"/>
          <w:sz w:val="23"/>
          <w:szCs w:val="23"/>
          <w:lang w:eastAsia="fr-FR"/>
          <w14:ligatures w14:val="none"/>
        </w:rPr>
        <w:t>marque blanche</w:t>
      </w:r>
      <w:r w:rsidRPr="00500BB2">
        <w:rPr>
          <w:rFonts w:ascii="Montserrat" w:eastAsia="Times New Roman" w:hAnsi="Montserrat" w:cs="Times New Roman"/>
          <w:color w:val="404654"/>
          <w:kern w:val="0"/>
          <w:sz w:val="23"/>
          <w:szCs w:val="23"/>
          <w:lang w:eastAsia="fr-FR"/>
          <w14:ligatures w14:val="none"/>
        </w:rPr>
        <w:t> et </w:t>
      </w:r>
      <w:r w:rsidRPr="00500BB2">
        <w:rPr>
          <w:rFonts w:ascii="Montserrat" w:eastAsia="Times New Roman" w:hAnsi="Montserrat" w:cs="Times New Roman"/>
          <w:b/>
          <w:bCs/>
          <w:color w:val="2E333D"/>
          <w:kern w:val="0"/>
          <w:sz w:val="23"/>
          <w:szCs w:val="23"/>
          <w:lang w:eastAsia="fr-FR"/>
          <w14:ligatures w14:val="none"/>
        </w:rPr>
        <w:t>en votre nom</w:t>
      </w:r>
      <w:r w:rsidRPr="00500BB2">
        <w:rPr>
          <w:rFonts w:ascii="Montserrat" w:eastAsia="Times New Roman" w:hAnsi="Montserrat" w:cs="Times New Roman"/>
          <w:color w:val="404654"/>
          <w:kern w:val="0"/>
          <w:sz w:val="23"/>
          <w:szCs w:val="23"/>
          <w:lang w:eastAsia="fr-FR"/>
          <w14:ligatures w14:val="none"/>
        </w:rPr>
        <w:t> (via API Gmail ou configuration DNS), à demander via le formulaire de contact.</w:t>
      </w:r>
    </w:p>
    <w:p w14:paraId="4F4546C4" w14:textId="77777777" w:rsidR="00500BB2" w:rsidRPr="00500BB2" w:rsidRDefault="00500BB2" w:rsidP="00500BB2">
      <w:pPr>
        <w:numPr>
          <w:ilvl w:val="0"/>
          <w:numId w:val="23"/>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Au sujet de la tarification, une annonce envoyée (par email ou par webhook) équivaut à une annonce récupérée.</w:t>
      </w:r>
    </w:p>
    <w:p w14:paraId="2FB8BCC6" w14:textId="77777777" w:rsidR="00500BB2" w:rsidRPr="00500BB2" w:rsidRDefault="00500BB2" w:rsidP="00500BB2">
      <w:pPr>
        <w:numPr>
          <w:ilvl w:val="0"/>
          <w:numId w:val="23"/>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Les alertes créées via l'API sont </w:t>
      </w:r>
      <w:r w:rsidRPr="00500BB2">
        <w:rPr>
          <w:rFonts w:ascii="Montserrat" w:eastAsia="Times New Roman" w:hAnsi="Montserrat" w:cs="Times New Roman"/>
          <w:b/>
          <w:bCs/>
          <w:color w:val="2E333D"/>
          <w:kern w:val="0"/>
          <w:sz w:val="23"/>
          <w:szCs w:val="23"/>
          <w:lang w:eastAsia="fr-FR"/>
          <w14:ligatures w14:val="none"/>
        </w:rPr>
        <w:t>récupérables uniquement via l'API</w:t>
      </w:r>
      <w:r w:rsidRPr="00500BB2">
        <w:rPr>
          <w:rFonts w:ascii="Montserrat" w:eastAsia="Times New Roman" w:hAnsi="Montserrat" w:cs="Times New Roman"/>
          <w:color w:val="404654"/>
          <w:kern w:val="0"/>
          <w:sz w:val="23"/>
          <w:szCs w:val="23"/>
          <w:lang w:eastAsia="fr-FR"/>
          <w14:ligatures w14:val="none"/>
        </w:rPr>
        <w:t>, elles ne sont pas consultables dans votre espace client MoteurImmo.</w:t>
      </w:r>
    </w:p>
    <w:p w14:paraId="5D2EBD29" w14:textId="77777777" w:rsidR="00500BB2" w:rsidRPr="00500BB2" w:rsidRDefault="00500BB2" w:rsidP="00500BB2">
      <w:pPr>
        <w:numPr>
          <w:ilvl w:val="0"/>
          <w:numId w:val="23"/>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Concernant l'usage de webhooks : une </w:t>
      </w:r>
      <w:r w:rsidRPr="00500BB2">
        <w:rPr>
          <w:rFonts w:ascii="Montserrat" w:eastAsia="Times New Roman" w:hAnsi="Montserrat" w:cs="Times New Roman"/>
          <w:b/>
          <w:bCs/>
          <w:color w:val="2E333D"/>
          <w:kern w:val="0"/>
          <w:sz w:val="23"/>
          <w:szCs w:val="23"/>
          <w:lang w:eastAsia="fr-FR"/>
          <w14:ligatures w14:val="none"/>
        </w:rPr>
        <w:t>réponse 200</w:t>
      </w:r>
      <w:r w:rsidRPr="00500BB2">
        <w:rPr>
          <w:rFonts w:ascii="Montserrat" w:eastAsia="Times New Roman" w:hAnsi="Montserrat" w:cs="Times New Roman"/>
          <w:color w:val="404654"/>
          <w:kern w:val="0"/>
          <w:sz w:val="23"/>
          <w:szCs w:val="23"/>
          <w:lang w:eastAsia="fr-FR"/>
          <w14:ligatures w14:val="none"/>
        </w:rPr>
        <w:t> dans un délai de </w:t>
      </w:r>
      <w:r w:rsidRPr="00500BB2">
        <w:rPr>
          <w:rFonts w:ascii="Montserrat" w:eastAsia="Times New Roman" w:hAnsi="Montserrat" w:cs="Times New Roman"/>
          <w:b/>
          <w:bCs/>
          <w:color w:val="2E333D"/>
          <w:kern w:val="0"/>
          <w:sz w:val="23"/>
          <w:szCs w:val="23"/>
          <w:lang w:eastAsia="fr-FR"/>
          <w14:ligatures w14:val="none"/>
        </w:rPr>
        <w:t>30 secondes</w:t>
      </w:r>
      <w:r w:rsidRPr="00500BB2">
        <w:rPr>
          <w:rFonts w:ascii="Montserrat" w:eastAsia="Times New Roman" w:hAnsi="Montserrat" w:cs="Times New Roman"/>
          <w:color w:val="404654"/>
          <w:kern w:val="0"/>
          <w:sz w:val="23"/>
          <w:szCs w:val="23"/>
          <w:lang w:eastAsia="fr-FR"/>
          <w14:ligatures w14:val="none"/>
        </w:rPr>
        <w:t> est attendue comme réponse à la requête. Si ce n'est pas le cas, la requête est considérée comme échouée et </w:t>
      </w:r>
      <w:r w:rsidRPr="00500BB2">
        <w:rPr>
          <w:rFonts w:ascii="Montserrat" w:eastAsia="Times New Roman" w:hAnsi="Montserrat" w:cs="Times New Roman"/>
          <w:b/>
          <w:bCs/>
          <w:color w:val="2E333D"/>
          <w:kern w:val="0"/>
          <w:sz w:val="23"/>
          <w:szCs w:val="23"/>
          <w:lang w:eastAsia="fr-FR"/>
          <w14:ligatures w14:val="none"/>
        </w:rPr>
        <w:t>2 nouvelles tentatives</w:t>
      </w:r>
      <w:r w:rsidRPr="00500BB2">
        <w:rPr>
          <w:rFonts w:ascii="Montserrat" w:eastAsia="Times New Roman" w:hAnsi="Montserrat" w:cs="Times New Roman"/>
          <w:color w:val="404654"/>
          <w:kern w:val="0"/>
          <w:sz w:val="23"/>
          <w:szCs w:val="23"/>
          <w:lang w:eastAsia="fr-FR"/>
          <w14:ligatures w14:val="none"/>
        </w:rPr>
        <w:t> espacées de 30 secondes sont envoyées. Si les 3 tentatives échouent, les données sont perdues. La disponibilité du webhook est donc primordiale.</w:t>
      </w:r>
      <w:r w:rsidRPr="00500BB2">
        <w:rPr>
          <w:rFonts w:ascii="Montserrat" w:eastAsia="Times New Roman" w:hAnsi="Montserrat" w:cs="Times New Roman"/>
          <w:color w:val="404654"/>
          <w:kern w:val="0"/>
          <w:sz w:val="23"/>
          <w:szCs w:val="23"/>
          <w:lang w:eastAsia="fr-FR"/>
          <w14:ligatures w14:val="none"/>
        </w:rPr>
        <w:br/>
      </w:r>
    </w:p>
    <w:p w14:paraId="651BC7CD"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PUT https://moteurimmo.fr/api/alert</w:t>
      </w:r>
    </w:p>
    <w:p w14:paraId="75CCF19D"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JSON de la requête</w:t>
      </w:r>
    </w:p>
    <w:p w14:paraId="525E14B0" w14:textId="77777777" w:rsidR="00500BB2" w:rsidRPr="00500BB2" w:rsidRDefault="00500BB2" w:rsidP="00500BB2">
      <w:pPr>
        <w:numPr>
          <w:ilvl w:val="0"/>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7E4C7921" w14:textId="77777777" w:rsidR="00500BB2" w:rsidRPr="00500BB2" w:rsidRDefault="00500BB2" w:rsidP="00500BB2">
      <w:pPr>
        <w:numPr>
          <w:ilvl w:val="1"/>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56CFD4FB"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7E2A93E5"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4278BBEA" w14:textId="77777777" w:rsidR="00500BB2" w:rsidRPr="00500BB2" w:rsidRDefault="00500BB2" w:rsidP="00500BB2">
      <w:pPr>
        <w:numPr>
          <w:ilvl w:val="0"/>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name :</w:t>
      </w:r>
    </w:p>
    <w:p w14:paraId="2CCDE649" w14:textId="77777777" w:rsidR="00500BB2" w:rsidRPr="00500BB2" w:rsidRDefault="00500BB2" w:rsidP="00500BB2">
      <w:pPr>
        <w:numPr>
          <w:ilvl w:val="1"/>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nom de l'alerte</w:t>
      </w:r>
    </w:p>
    <w:p w14:paraId="72085608"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44D9771A"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"Recherche sans nom"</w:t>
      </w:r>
    </w:p>
    <w:p w14:paraId="65BB0692" w14:textId="77777777" w:rsidR="00500BB2" w:rsidRPr="00500BB2" w:rsidRDefault="00500BB2" w:rsidP="00500BB2">
      <w:pPr>
        <w:numPr>
          <w:ilvl w:val="0"/>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email :</w:t>
      </w:r>
    </w:p>
    <w:p w14:paraId="52F7FEFB" w14:textId="77777777" w:rsidR="00500BB2" w:rsidRPr="00500BB2" w:rsidRDefault="00500BB2" w:rsidP="00500BB2">
      <w:pPr>
        <w:numPr>
          <w:ilvl w:val="1"/>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adresse email du destinataire</w:t>
      </w:r>
    </w:p>
    <w:p w14:paraId="0EFDCB43"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396B8848"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D57FBCF" w14:textId="77777777" w:rsidR="00500BB2" w:rsidRPr="00500BB2" w:rsidRDefault="00500BB2" w:rsidP="00500BB2">
      <w:pPr>
        <w:numPr>
          <w:ilvl w:val="0"/>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webhookUrl :</w:t>
      </w:r>
    </w:p>
    <w:p w14:paraId="6364233E" w14:textId="77777777" w:rsidR="00500BB2" w:rsidRPr="00500BB2" w:rsidRDefault="00500BB2" w:rsidP="00500BB2">
      <w:pPr>
        <w:numPr>
          <w:ilvl w:val="1"/>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URL d'un webhook pour y envoyer les annonces via une requête POST</w:t>
      </w:r>
    </w:p>
    <w:p w14:paraId="13A8E2B5"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510E03C8"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21B3FB2E" w14:textId="77777777" w:rsidR="00500BB2" w:rsidRPr="00500BB2" w:rsidRDefault="00500BB2" w:rsidP="00500BB2">
      <w:pPr>
        <w:numPr>
          <w:ilvl w:val="0"/>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watchedEvents</w:t>
      </w:r>
    </w:p>
    <w:p w14:paraId="10B7E04A" w14:textId="77777777" w:rsidR="00500BB2" w:rsidRPr="00500BB2" w:rsidRDefault="00500BB2" w:rsidP="00500BB2">
      <w:pPr>
        <w:numPr>
          <w:ilvl w:val="1"/>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liste des évènements d'une annonce à recevoir</w:t>
      </w:r>
    </w:p>
    <w:p w14:paraId="792442C8"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valeurs possibles : ["creation", "price change", "republication", "update", "deletion"]</w:t>
      </w:r>
    </w:p>
    <w:p w14:paraId="7F22F2EE"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7ACE9376" w14:textId="77777777" w:rsidR="00500BB2" w:rsidRPr="00500BB2" w:rsidRDefault="00500BB2" w:rsidP="00500BB2">
      <w:pPr>
        <w:numPr>
          <w:ilvl w:val="0"/>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query :</w:t>
      </w:r>
    </w:p>
    <w:p w14:paraId="61FC1192" w14:textId="77777777" w:rsidR="00500BB2" w:rsidRPr="00500BB2" w:rsidRDefault="00500BB2" w:rsidP="00500BB2">
      <w:pPr>
        <w:numPr>
          <w:ilvl w:val="1"/>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critères de recherches</w:t>
      </w:r>
    </w:p>
    <w:p w14:paraId="1E3B0A0C"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objet contenant les attributs de la recherche d'annonces (sauf les attributs "apiKey", "page" et "maxLength")</w:t>
      </w:r>
    </w:p>
    <w:p w14:paraId="59FD3970"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629157AD" w14:textId="77777777" w:rsidR="00500BB2" w:rsidRPr="00500BB2" w:rsidRDefault="00500BB2" w:rsidP="00500BB2">
      <w:pPr>
        <w:numPr>
          <w:ilvl w:val="0"/>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dryRun :</w:t>
      </w:r>
    </w:p>
    <w:p w14:paraId="7CDD6774" w14:textId="77777777" w:rsidR="00500BB2" w:rsidRPr="00500BB2" w:rsidRDefault="00500BB2" w:rsidP="00500BB2">
      <w:pPr>
        <w:numPr>
          <w:ilvl w:val="1"/>
          <w:numId w:val="24"/>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permet de simuler la création d'une alerte afin de tester l'API</w:t>
      </w:r>
    </w:p>
    <w:p w14:paraId="54D6C4A6"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booléen</w:t>
      </w:r>
    </w:p>
    <w:p w14:paraId="4E4309B7" w14:textId="77777777" w:rsidR="00500BB2" w:rsidRPr="00500BB2" w:rsidRDefault="00500BB2" w:rsidP="00500BB2">
      <w:pPr>
        <w:numPr>
          <w:ilvl w:val="1"/>
          <w:numId w:val="24"/>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false</w:t>
      </w:r>
    </w:p>
    <w:p w14:paraId="7CD8A385"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lastRenderedPageBreak/>
        <w:t>Si utilisation d'un webhook</w:t>
      </w:r>
      <w:r w:rsidRPr="00500BB2">
        <w:rPr>
          <w:rFonts w:ascii="Montserrat" w:eastAsia="Times New Roman" w:hAnsi="Montserrat" w:cs="Times New Roman"/>
          <w:color w:val="404654"/>
          <w:kern w:val="0"/>
          <w:sz w:val="23"/>
          <w:szCs w:val="23"/>
          <w:lang w:eastAsia="fr-FR"/>
          <w14:ligatures w14:val="none"/>
        </w:rPr>
        <w:t>, le corps JSON de la requête POST envoyée sur l'URL du webhook contient les attributs suivants :</w:t>
      </w:r>
    </w:p>
    <w:p w14:paraId="1E0610B1" w14:textId="77777777" w:rsidR="00500BB2" w:rsidRPr="00500BB2" w:rsidRDefault="00500BB2" w:rsidP="00500BB2">
      <w:pPr>
        <w:numPr>
          <w:ilvl w:val="0"/>
          <w:numId w:val="25"/>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event : type de l'évènement ("creation", "price change", "republication", "update" ou "deletion")</w:t>
      </w:r>
    </w:p>
    <w:p w14:paraId="69BB1503" w14:textId="77777777" w:rsidR="00500BB2" w:rsidRPr="00500BB2" w:rsidRDefault="00500BB2" w:rsidP="00500BB2">
      <w:pPr>
        <w:numPr>
          <w:ilvl w:val="0"/>
          <w:numId w:val="2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alertId : identifiant de l'alerte</w:t>
      </w:r>
    </w:p>
    <w:p w14:paraId="49221591" w14:textId="77777777" w:rsidR="00500BB2" w:rsidRPr="00500BB2" w:rsidRDefault="00500BB2" w:rsidP="00500BB2">
      <w:pPr>
        <w:numPr>
          <w:ilvl w:val="0"/>
          <w:numId w:val="2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name : nom de l'alerte</w:t>
      </w:r>
    </w:p>
    <w:p w14:paraId="3BA230B8" w14:textId="77777777" w:rsidR="00500BB2" w:rsidRPr="00500BB2" w:rsidRDefault="00500BB2" w:rsidP="00500BB2">
      <w:pPr>
        <w:numPr>
          <w:ilvl w:val="0"/>
          <w:numId w:val="25"/>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ads : liste d'annonces</w:t>
      </w:r>
    </w:p>
    <w:p w14:paraId="5833E2E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 avec adresse email</w:t>
      </w:r>
    </w:p>
    <w:p w14:paraId="59948C83"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PUT https://moteurimmo.fr/api/alert</w:t>
      </w:r>
    </w:p>
    <w:p w14:paraId="32DF5A3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3D9443D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7BFBB63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"name": "Maison avec jardin en vente à Rennes",</w:t>
      </w:r>
    </w:p>
    <w:p w14:paraId="0289784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"email": "user@mail.com",</w:t>
      </w:r>
    </w:p>
    <w:p w14:paraId="6ED7123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"watchedEvents": ["creation", "price change", "republication"],</w:t>
      </w:r>
    </w:p>
    <w:p w14:paraId="4BE3394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"query": {</w:t>
      </w:r>
    </w:p>
    <w:p w14:paraId="6718388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"types": ["sale"],</w:t>
      </w:r>
    </w:p>
    <w:p w14:paraId="273D3237"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"categories": ["house"],</w:t>
      </w:r>
    </w:p>
    <w:p w14:paraId="71BC310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"options": ["isNotFlatshare", "hasGarden"],</w:t>
      </w:r>
    </w:p>
    <w:p w14:paraId="5BB203EE"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"locations": [{ "inseeCode" : "35238" }]</w:t>
      </w:r>
    </w:p>
    <w:p w14:paraId="574D9D3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5796674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4005167D"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 avec URL de webhook</w:t>
      </w:r>
    </w:p>
    <w:p w14:paraId="1E3C916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PUT https://moteurimmo.fr/api/alert</w:t>
      </w:r>
    </w:p>
    <w:p w14:paraId="14A1F32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23FA12DC"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4BB246C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"name": "Maison avec jardin en vente à Rennes",</w:t>
      </w:r>
    </w:p>
    <w:p w14:paraId="11523DB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"webhookUrl": "https://someurl.com/webhook/newAds",</w:t>
      </w:r>
    </w:p>
    <w:p w14:paraId="1B16BE99"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"watchedEvents": ["creation"],</w:t>
      </w:r>
    </w:p>
    <w:p w14:paraId="529AA5A2"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"query": {</w:t>
      </w:r>
    </w:p>
    <w:p w14:paraId="11D11E9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lastRenderedPageBreak/>
        <w:t xml:space="preserve">      "types": ["sale"],</w:t>
      </w:r>
    </w:p>
    <w:p w14:paraId="1E8EEEB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"categories": ["house"],</w:t>
      </w:r>
    </w:p>
    <w:p w14:paraId="6C69430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"options": ["isNotFlatshare", "hasGarden"],</w:t>
      </w:r>
    </w:p>
    <w:p w14:paraId="1D3DBEE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"locations": [{ "inseeCode" : "35238" }]</w:t>
      </w:r>
    </w:p>
    <w:p w14:paraId="64D2AAAB"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w:t>
      </w:r>
    </w:p>
    <w:p w14:paraId="00EA45C8"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3683AD19"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2697C9F2">
          <v:rect id="_x0000_i1030" alt="" style="width:453.6pt;height:.05pt;mso-width-percent:0;mso-height-percent:0;mso-width-percent:0;mso-height-percent:0" o:hralign="center" o:hrstd="t" o:hr="t" fillcolor="#a0a0a0" stroked="f"/>
        </w:pict>
      </w:r>
    </w:p>
    <w:p w14:paraId="74946EB3"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Récupérer une alerte</w:t>
      </w:r>
    </w:p>
    <w:p w14:paraId="7D67AD6E"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GET https://moteurimmo.fr/api/alert/{id}</w:t>
      </w:r>
    </w:p>
    <w:p w14:paraId="0D753E17"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d'URL de la requête</w:t>
      </w:r>
    </w:p>
    <w:p w14:paraId="65DBA5D6" w14:textId="77777777" w:rsidR="00500BB2" w:rsidRPr="00500BB2" w:rsidRDefault="00500BB2" w:rsidP="00500BB2">
      <w:pPr>
        <w:numPr>
          <w:ilvl w:val="0"/>
          <w:numId w:val="26"/>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 :</w:t>
      </w:r>
    </w:p>
    <w:p w14:paraId="3675E666" w14:textId="77777777" w:rsidR="00500BB2" w:rsidRPr="00500BB2" w:rsidRDefault="00500BB2" w:rsidP="00500BB2">
      <w:pPr>
        <w:numPr>
          <w:ilvl w:val="1"/>
          <w:numId w:val="26"/>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identifiant de l'alerte</w:t>
      </w:r>
    </w:p>
    <w:p w14:paraId="6414A0DB" w14:textId="77777777" w:rsidR="00500BB2" w:rsidRPr="00500BB2" w:rsidRDefault="00500BB2" w:rsidP="00500BB2">
      <w:pPr>
        <w:numPr>
          <w:ilvl w:val="1"/>
          <w:numId w:val="2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066BEE8B" w14:textId="77777777" w:rsidR="00500BB2" w:rsidRPr="00500BB2" w:rsidRDefault="00500BB2" w:rsidP="00500BB2">
      <w:pPr>
        <w:numPr>
          <w:ilvl w:val="1"/>
          <w:numId w:val="2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75AAFD12" w14:textId="77777777" w:rsidR="00500BB2" w:rsidRPr="00500BB2" w:rsidRDefault="00500BB2" w:rsidP="00500BB2">
      <w:pPr>
        <w:numPr>
          <w:ilvl w:val="0"/>
          <w:numId w:val="2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3BBB8CAE" w14:textId="77777777" w:rsidR="00500BB2" w:rsidRPr="00500BB2" w:rsidRDefault="00500BB2" w:rsidP="00500BB2">
      <w:pPr>
        <w:numPr>
          <w:ilvl w:val="1"/>
          <w:numId w:val="26"/>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2510D3B1" w14:textId="77777777" w:rsidR="00500BB2" w:rsidRPr="00500BB2" w:rsidRDefault="00500BB2" w:rsidP="00500BB2">
      <w:pPr>
        <w:numPr>
          <w:ilvl w:val="1"/>
          <w:numId w:val="2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1195F709" w14:textId="77777777" w:rsidR="00500BB2" w:rsidRPr="00500BB2" w:rsidRDefault="00500BB2" w:rsidP="00500BB2">
      <w:pPr>
        <w:numPr>
          <w:ilvl w:val="1"/>
          <w:numId w:val="26"/>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4132BD8E"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w:t>
      </w:r>
    </w:p>
    <w:p w14:paraId="529ECDA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GET https://moteurimmo.fr/api/alert/5fe1da8cbe64ff36d85cfab4?apiKey=YOUR_API_KEY</w:t>
      </w:r>
    </w:p>
    <w:p w14:paraId="314423B6"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0FAF3934">
          <v:rect id="_x0000_i1029" alt="" style="width:453.6pt;height:.05pt;mso-width-percent:0;mso-height-percent:0;mso-width-percent:0;mso-height-percent:0" o:hralign="center" o:hrstd="t" o:hr="t" fillcolor="#a0a0a0" stroked="f"/>
        </w:pict>
      </w:r>
    </w:p>
    <w:p w14:paraId="1E1ABEC2"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Désactiver une alerte</w:t>
      </w:r>
    </w:p>
    <w:p w14:paraId="0314D074"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POST https://moteurimmo.fr/api/alert/{id}/disable</w:t>
      </w:r>
    </w:p>
    <w:p w14:paraId="508D998D"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JSON de la requête</w:t>
      </w:r>
    </w:p>
    <w:p w14:paraId="6348A4E4" w14:textId="77777777" w:rsidR="00500BB2" w:rsidRPr="00500BB2" w:rsidRDefault="00500BB2" w:rsidP="00500BB2">
      <w:pPr>
        <w:numPr>
          <w:ilvl w:val="0"/>
          <w:numId w:val="27"/>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 :</w:t>
      </w:r>
    </w:p>
    <w:p w14:paraId="74EABA88" w14:textId="77777777" w:rsidR="00500BB2" w:rsidRPr="00500BB2" w:rsidRDefault="00500BB2" w:rsidP="00500BB2">
      <w:pPr>
        <w:numPr>
          <w:ilvl w:val="1"/>
          <w:numId w:val="27"/>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identifiant de l'alerte</w:t>
      </w:r>
    </w:p>
    <w:p w14:paraId="6C02EF56" w14:textId="77777777" w:rsidR="00500BB2" w:rsidRPr="00500BB2" w:rsidRDefault="00500BB2" w:rsidP="00500BB2">
      <w:pPr>
        <w:numPr>
          <w:ilvl w:val="1"/>
          <w:numId w:val="2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47A4A0B7" w14:textId="77777777" w:rsidR="00500BB2" w:rsidRPr="00500BB2" w:rsidRDefault="00500BB2" w:rsidP="00500BB2">
      <w:pPr>
        <w:numPr>
          <w:ilvl w:val="1"/>
          <w:numId w:val="2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11B66AAB" w14:textId="77777777" w:rsidR="00500BB2" w:rsidRPr="00500BB2" w:rsidRDefault="00500BB2" w:rsidP="00500BB2">
      <w:pPr>
        <w:numPr>
          <w:ilvl w:val="0"/>
          <w:numId w:val="2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lastRenderedPageBreak/>
        <w:t>apiKey :</w:t>
      </w:r>
    </w:p>
    <w:p w14:paraId="1E26E1F6" w14:textId="77777777" w:rsidR="00500BB2" w:rsidRPr="00500BB2" w:rsidRDefault="00500BB2" w:rsidP="00500BB2">
      <w:pPr>
        <w:numPr>
          <w:ilvl w:val="1"/>
          <w:numId w:val="27"/>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54B76AEA" w14:textId="77777777" w:rsidR="00500BB2" w:rsidRPr="00500BB2" w:rsidRDefault="00500BB2" w:rsidP="00500BB2">
      <w:pPr>
        <w:numPr>
          <w:ilvl w:val="1"/>
          <w:numId w:val="2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1B8D76F7" w14:textId="77777777" w:rsidR="00500BB2" w:rsidRPr="00500BB2" w:rsidRDefault="00500BB2" w:rsidP="00500BB2">
      <w:pPr>
        <w:numPr>
          <w:ilvl w:val="1"/>
          <w:numId w:val="27"/>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1D19A10C"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w:t>
      </w:r>
    </w:p>
    <w:p w14:paraId="7B440F7D"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POST https://moteurimmo.fr/api/alert/5fe1da8cbe64ff36d85cfab4/disable</w:t>
      </w:r>
    </w:p>
    <w:p w14:paraId="7D132F3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64070DBF"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7DA73E36"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140A980E"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6ED30EB5">
          <v:rect id="_x0000_i1028" alt="" style="width:453.6pt;height:.05pt;mso-width-percent:0;mso-height-percent:0;mso-width-percent:0;mso-height-percent:0" o:hralign="center" o:hrstd="t" o:hr="t" fillcolor="#a0a0a0" stroked="f"/>
        </w:pict>
      </w:r>
    </w:p>
    <w:p w14:paraId="7577FCEB"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Supprimer une alerte</w:t>
      </w:r>
    </w:p>
    <w:p w14:paraId="172EA72E"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DELETE https://moteurimmo.fr/api/alert/{id}</w:t>
      </w:r>
    </w:p>
    <w:p w14:paraId="73D04116"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JSON de la requête</w:t>
      </w:r>
    </w:p>
    <w:p w14:paraId="175DDDBC" w14:textId="77777777" w:rsidR="00500BB2" w:rsidRPr="00500BB2" w:rsidRDefault="00500BB2" w:rsidP="00500BB2">
      <w:pPr>
        <w:numPr>
          <w:ilvl w:val="0"/>
          <w:numId w:val="2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 :</w:t>
      </w:r>
    </w:p>
    <w:p w14:paraId="071028A0" w14:textId="77777777" w:rsidR="00500BB2" w:rsidRPr="00500BB2" w:rsidRDefault="00500BB2" w:rsidP="00500BB2">
      <w:pPr>
        <w:numPr>
          <w:ilvl w:val="1"/>
          <w:numId w:val="2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identifiant de l'alerte</w:t>
      </w:r>
    </w:p>
    <w:p w14:paraId="11F345DD" w14:textId="77777777" w:rsidR="00500BB2" w:rsidRPr="00500BB2" w:rsidRDefault="00500BB2" w:rsidP="00500BB2">
      <w:pPr>
        <w:numPr>
          <w:ilvl w:val="1"/>
          <w:numId w:val="2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3CCBEA8E" w14:textId="77777777" w:rsidR="00500BB2" w:rsidRPr="00500BB2" w:rsidRDefault="00500BB2" w:rsidP="00500BB2">
      <w:pPr>
        <w:numPr>
          <w:ilvl w:val="1"/>
          <w:numId w:val="2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75F2170F" w14:textId="77777777" w:rsidR="00500BB2" w:rsidRPr="00500BB2" w:rsidRDefault="00500BB2" w:rsidP="00500BB2">
      <w:pPr>
        <w:numPr>
          <w:ilvl w:val="0"/>
          <w:numId w:val="2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636B939B" w14:textId="77777777" w:rsidR="00500BB2" w:rsidRPr="00500BB2" w:rsidRDefault="00500BB2" w:rsidP="00500BB2">
      <w:pPr>
        <w:numPr>
          <w:ilvl w:val="1"/>
          <w:numId w:val="28"/>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310A9693" w14:textId="77777777" w:rsidR="00500BB2" w:rsidRPr="00500BB2" w:rsidRDefault="00500BB2" w:rsidP="00500BB2">
      <w:pPr>
        <w:numPr>
          <w:ilvl w:val="1"/>
          <w:numId w:val="2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7E3F4324" w14:textId="77777777" w:rsidR="00500BB2" w:rsidRPr="00500BB2" w:rsidRDefault="00500BB2" w:rsidP="00500BB2">
      <w:pPr>
        <w:numPr>
          <w:ilvl w:val="1"/>
          <w:numId w:val="28"/>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5BFFAFB1"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w:t>
      </w:r>
    </w:p>
    <w:p w14:paraId="7B03FDA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DELETE https://moteurimmo.fr/api/alert/5fe1da8cbe64ff36d85cfab4</w:t>
      </w:r>
    </w:p>
    <w:p w14:paraId="6325EBA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40CDF0D5"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 xml:space="preserve">  "apiKey": "YOUR_API_KEY"</w:t>
      </w:r>
    </w:p>
    <w:p w14:paraId="379CF7B1"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w:t>
      </w:r>
    </w:p>
    <w:p w14:paraId="1BD712C0"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4A28B803">
          <v:rect id="_x0000_i1027" alt="" style="width:453.6pt;height:.05pt;mso-width-percent:0;mso-height-percent:0;mso-width-percent:0;mso-height-percent:0" o:hralign="center" o:hrstd="t" o:hr="t" fillcolor="#a0a0a0" stroked="f"/>
        </w:pict>
      </w:r>
    </w:p>
    <w:p w14:paraId="24F7143D"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Lister les alertes</w:t>
      </w:r>
    </w:p>
    <w:p w14:paraId="35D01C63"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GET https://moteurimmo.fr/api/alerts</w:t>
      </w:r>
    </w:p>
    <w:p w14:paraId="0BDDCC99"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lastRenderedPageBreak/>
        <w:t>Paramètres JSON de la requête</w:t>
      </w:r>
    </w:p>
    <w:p w14:paraId="56FEB9C3" w14:textId="77777777" w:rsidR="00500BB2" w:rsidRPr="00500BB2" w:rsidRDefault="00500BB2" w:rsidP="00500BB2">
      <w:pPr>
        <w:numPr>
          <w:ilvl w:val="0"/>
          <w:numId w:val="2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05293FD1" w14:textId="77777777" w:rsidR="00500BB2" w:rsidRPr="00500BB2" w:rsidRDefault="00500BB2" w:rsidP="00500BB2">
      <w:pPr>
        <w:numPr>
          <w:ilvl w:val="1"/>
          <w:numId w:val="2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1A81DD77"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0319DBFA"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1218ACB6" w14:textId="77777777" w:rsidR="00500BB2" w:rsidRPr="00500BB2" w:rsidRDefault="00500BB2" w:rsidP="00500BB2">
      <w:pPr>
        <w:numPr>
          <w:ilvl w:val="0"/>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page :</w:t>
      </w:r>
    </w:p>
    <w:p w14:paraId="57A68002" w14:textId="77777777" w:rsidR="00500BB2" w:rsidRPr="00500BB2" w:rsidRDefault="00500BB2" w:rsidP="00500BB2">
      <w:pPr>
        <w:numPr>
          <w:ilvl w:val="1"/>
          <w:numId w:val="2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numéro de la page à accéder</w:t>
      </w:r>
    </w:p>
    <w:p w14:paraId="2989BEEB"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nombre entier</w:t>
      </w:r>
    </w:p>
    <w:p w14:paraId="246E1052"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1</w:t>
      </w:r>
    </w:p>
    <w:p w14:paraId="2D74D030" w14:textId="77777777" w:rsidR="00500BB2" w:rsidRPr="00500BB2" w:rsidRDefault="00500BB2" w:rsidP="00500BB2">
      <w:pPr>
        <w:numPr>
          <w:ilvl w:val="0"/>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size :</w:t>
      </w:r>
    </w:p>
    <w:p w14:paraId="75639654" w14:textId="77777777" w:rsidR="00500BB2" w:rsidRPr="00500BB2" w:rsidRDefault="00500BB2" w:rsidP="00500BB2">
      <w:pPr>
        <w:numPr>
          <w:ilvl w:val="1"/>
          <w:numId w:val="2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taille de la page à accéder</w:t>
      </w:r>
    </w:p>
    <w:p w14:paraId="088B0D01"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nombre entier</w:t>
      </w:r>
    </w:p>
    <w:p w14:paraId="597E95D6"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50</w:t>
      </w:r>
    </w:p>
    <w:p w14:paraId="68470E9A" w14:textId="77777777" w:rsidR="00500BB2" w:rsidRPr="00500BB2" w:rsidRDefault="00500BB2" w:rsidP="00500BB2">
      <w:pPr>
        <w:numPr>
          <w:ilvl w:val="0"/>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email :</w:t>
      </w:r>
    </w:p>
    <w:p w14:paraId="09081E50" w14:textId="77777777" w:rsidR="00500BB2" w:rsidRPr="00500BB2" w:rsidRDefault="00500BB2" w:rsidP="00500BB2">
      <w:pPr>
        <w:numPr>
          <w:ilvl w:val="1"/>
          <w:numId w:val="2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adresse email pour récupérer uniquement les alertes d'un utilisateur</w:t>
      </w:r>
    </w:p>
    <w:p w14:paraId="177F99EA"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adresse email</w:t>
      </w:r>
    </w:p>
    <w:p w14:paraId="154057FD"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607C3E4E" w14:textId="77777777" w:rsidR="00500BB2" w:rsidRPr="00500BB2" w:rsidRDefault="00500BB2" w:rsidP="00500BB2">
      <w:pPr>
        <w:numPr>
          <w:ilvl w:val="0"/>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active :</w:t>
      </w:r>
    </w:p>
    <w:p w14:paraId="196F156C" w14:textId="77777777" w:rsidR="00500BB2" w:rsidRPr="00500BB2" w:rsidRDefault="00500BB2" w:rsidP="00500BB2">
      <w:pPr>
        <w:numPr>
          <w:ilvl w:val="1"/>
          <w:numId w:val="29"/>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si ce paramètre vaut "true", seules les alertes actives sont retournées, si "false", seules les alertes désactivées sont retournées</w:t>
      </w:r>
    </w:p>
    <w:p w14:paraId="559596F7"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booléen</w:t>
      </w:r>
    </w:p>
    <w:p w14:paraId="66CD6D8D" w14:textId="77777777" w:rsidR="00500BB2" w:rsidRPr="00500BB2" w:rsidRDefault="00500BB2" w:rsidP="00500BB2">
      <w:pPr>
        <w:numPr>
          <w:ilvl w:val="1"/>
          <w:numId w:val="29"/>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null</w:t>
      </w:r>
    </w:p>
    <w:p w14:paraId="71F0A2AC"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w:t>
      </w:r>
    </w:p>
    <w:p w14:paraId="379D8244"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GET https://moteurimmo.fr/api/alerts?apiKey=YOUR_API_KEY&amp;email=tomdupont@mail.com</w:t>
      </w:r>
    </w:p>
    <w:p w14:paraId="309B4631"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154418F8">
          <v:rect id="_x0000_i1026" alt="" style="width:453.6pt;height:.05pt;mso-width-percent:0;mso-height-percent:0;mso-width-percent:0;mso-height-percent:0" o:hralign="center" o:hrstd="t" o:hr="t" fillcolor="#a0a0a0" stroked="f"/>
        </w:pict>
      </w:r>
    </w:p>
    <w:p w14:paraId="4FE09752"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Obtenir les statistiques d'utilisation</w:t>
      </w:r>
    </w:p>
    <w:p w14:paraId="761A169A"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Cet endpoint permet de récupérer vos statistiques d'utilisation de l'API et ainsi pouvoir surveiller votre consommation.</w:t>
      </w:r>
    </w:p>
    <w:p w14:paraId="61E20EC6"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GET https://moteurimmo.fr/api/statistics</w:t>
      </w:r>
    </w:p>
    <w:p w14:paraId="385DB34C"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d'URL de la requête</w:t>
      </w:r>
    </w:p>
    <w:p w14:paraId="7DB43DA0" w14:textId="77777777" w:rsidR="00500BB2" w:rsidRPr="00500BB2" w:rsidRDefault="00500BB2" w:rsidP="00500BB2">
      <w:pPr>
        <w:numPr>
          <w:ilvl w:val="0"/>
          <w:numId w:val="30"/>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06AD2D39" w14:textId="77777777" w:rsidR="00500BB2" w:rsidRPr="00500BB2" w:rsidRDefault="00500BB2" w:rsidP="00500BB2">
      <w:pPr>
        <w:numPr>
          <w:ilvl w:val="1"/>
          <w:numId w:val="30"/>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3CAC8E31" w14:textId="77777777" w:rsidR="00500BB2" w:rsidRPr="00500BB2" w:rsidRDefault="00500BB2" w:rsidP="00500BB2">
      <w:pPr>
        <w:numPr>
          <w:ilvl w:val="1"/>
          <w:numId w:val="3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42D7C744" w14:textId="77777777" w:rsidR="00500BB2" w:rsidRPr="00500BB2" w:rsidRDefault="00500BB2" w:rsidP="00500BB2">
      <w:pPr>
        <w:numPr>
          <w:ilvl w:val="1"/>
          <w:numId w:val="30"/>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6B0450E5"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lastRenderedPageBreak/>
        <w:t>Exemple</w:t>
      </w:r>
    </w:p>
    <w:p w14:paraId="1FA04F30"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6"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GET https://moteurimmo.fr/api/statistics?apiKey=YOUR_API_KEY</w:t>
      </w:r>
    </w:p>
    <w:p w14:paraId="640AB0CA" w14:textId="77777777" w:rsidR="00500BB2" w:rsidRPr="00500BB2" w:rsidRDefault="00033C90" w:rsidP="00500BB2">
      <w:pPr>
        <w:shd w:val="clear" w:color="auto" w:fill="FFFFFF"/>
        <w:spacing w:before="338" w:after="338" w:line="240" w:lineRule="auto"/>
        <w:rPr>
          <w:rFonts w:ascii="Montserrat" w:eastAsia="Times New Roman" w:hAnsi="Montserrat" w:cs="Times New Roman"/>
          <w:color w:val="404654"/>
          <w:kern w:val="0"/>
          <w:sz w:val="23"/>
          <w:szCs w:val="23"/>
          <w:lang w:eastAsia="fr-FR"/>
          <w14:ligatures w14:val="none"/>
        </w:rPr>
      </w:pPr>
      <w:r w:rsidRPr="00033C90">
        <w:rPr>
          <w:rFonts w:ascii="Montserrat" w:eastAsia="Times New Roman" w:hAnsi="Montserrat" w:cs="Times New Roman"/>
          <w:noProof/>
          <w:color w:val="404654"/>
          <w:kern w:val="0"/>
          <w:sz w:val="23"/>
          <w:szCs w:val="23"/>
          <w:lang w:eastAsia="fr-FR"/>
        </w:rPr>
        <w:pict w14:anchorId="2290B5F2">
          <v:rect id="_x0000_i1025" alt="" style="width:453.6pt;height:.05pt;mso-width-percent:0;mso-height-percent:0;mso-width-percent:0;mso-height-percent:0" o:hralign="center" o:hrstd="t" o:hr="t" fillcolor="#a0a0a0" stroked="f"/>
        </w:pict>
      </w:r>
    </w:p>
    <w:p w14:paraId="092D12BF" w14:textId="77777777" w:rsidR="00500BB2" w:rsidRPr="00500BB2" w:rsidRDefault="00500BB2" w:rsidP="00500BB2">
      <w:pPr>
        <w:shd w:val="clear" w:color="auto" w:fill="FFFFFF"/>
        <w:spacing w:before="274" w:after="137" w:line="240" w:lineRule="auto"/>
        <w:outlineLvl w:val="1"/>
        <w:rPr>
          <w:rFonts w:ascii="Montserrat" w:eastAsia="Times New Roman" w:hAnsi="Montserrat" w:cs="Times New Roman"/>
          <w:b/>
          <w:bCs/>
          <w:color w:val="2E333D"/>
          <w:kern w:val="0"/>
          <w:sz w:val="40"/>
          <w:szCs w:val="40"/>
          <w:lang w:eastAsia="fr-FR"/>
          <w14:ligatures w14:val="none"/>
        </w:rPr>
      </w:pPr>
      <w:r w:rsidRPr="00500BB2">
        <w:rPr>
          <w:rFonts w:ascii="Montserrat" w:eastAsia="Times New Roman" w:hAnsi="Montserrat" w:cs="Times New Roman"/>
          <w:b/>
          <w:bCs/>
          <w:color w:val="2E333D"/>
          <w:kern w:val="0"/>
          <w:sz w:val="40"/>
          <w:szCs w:val="40"/>
          <w:lang w:eastAsia="fr-FR"/>
          <w14:ligatures w14:val="none"/>
        </w:rPr>
        <w:t>Obtenir les statistiques des plateformes</w:t>
      </w:r>
    </w:p>
    <w:p w14:paraId="2134E94E"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Cet endpoint permet de récupérer le nombre d'annonces référencées par jour et par plateforme sur les 30 derniers jours ainsi que le statut actuel des plateformes ("up" ou "down").</w:t>
      </w:r>
    </w:p>
    <w:p w14:paraId="05E7067E" w14:textId="77777777" w:rsidR="00500BB2" w:rsidRPr="00500BB2" w:rsidRDefault="00500BB2" w:rsidP="00500BB2">
      <w:pPr>
        <w:shd w:val="clear" w:color="auto" w:fill="FFFFFF"/>
        <w:spacing w:after="281"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b/>
          <w:bCs/>
          <w:color w:val="404654"/>
          <w:kern w:val="0"/>
          <w:sz w:val="23"/>
          <w:szCs w:val="23"/>
          <w:lang w:eastAsia="fr-FR"/>
          <w14:ligatures w14:val="none"/>
        </w:rPr>
        <w:t>GET https://moteurimmo.fr/api/originStatistics</w:t>
      </w:r>
    </w:p>
    <w:p w14:paraId="0AF0C93F"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Paramètres d'URL de la requête</w:t>
      </w:r>
    </w:p>
    <w:p w14:paraId="52653593" w14:textId="77777777" w:rsidR="00500BB2" w:rsidRPr="00500BB2" w:rsidRDefault="00500BB2" w:rsidP="00500BB2">
      <w:pPr>
        <w:numPr>
          <w:ilvl w:val="0"/>
          <w:numId w:val="3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apiKey :</w:t>
      </w:r>
    </w:p>
    <w:p w14:paraId="0FC53161" w14:textId="77777777" w:rsidR="00500BB2" w:rsidRPr="00500BB2" w:rsidRDefault="00500BB2" w:rsidP="00500BB2">
      <w:pPr>
        <w:numPr>
          <w:ilvl w:val="1"/>
          <w:numId w:val="31"/>
        </w:numPr>
        <w:shd w:val="clear" w:color="auto" w:fill="FFFFFF"/>
        <w:spacing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clé API d'authentification</w:t>
      </w:r>
    </w:p>
    <w:p w14:paraId="1B041C13" w14:textId="77777777" w:rsidR="00500BB2" w:rsidRPr="00500BB2" w:rsidRDefault="00500BB2" w:rsidP="00500BB2">
      <w:pPr>
        <w:numPr>
          <w:ilvl w:val="1"/>
          <w:numId w:val="3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possible : chaîne de caractères</w:t>
      </w:r>
    </w:p>
    <w:p w14:paraId="07B5C379" w14:textId="77777777" w:rsidR="00500BB2" w:rsidRPr="00500BB2" w:rsidRDefault="00500BB2" w:rsidP="00500BB2">
      <w:pPr>
        <w:numPr>
          <w:ilvl w:val="1"/>
          <w:numId w:val="31"/>
        </w:numPr>
        <w:shd w:val="clear" w:color="auto" w:fill="FFFFFF"/>
        <w:spacing w:before="60" w:after="0" w:line="240" w:lineRule="auto"/>
        <w:rPr>
          <w:rFonts w:ascii="Montserrat" w:eastAsia="Times New Roman" w:hAnsi="Montserrat" w:cs="Times New Roman"/>
          <w:color w:val="404654"/>
          <w:kern w:val="0"/>
          <w:sz w:val="23"/>
          <w:szCs w:val="23"/>
          <w:lang w:eastAsia="fr-FR"/>
          <w14:ligatures w14:val="none"/>
        </w:rPr>
      </w:pPr>
      <w:r w:rsidRPr="00500BB2">
        <w:rPr>
          <w:rFonts w:ascii="Montserrat" w:eastAsia="Times New Roman" w:hAnsi="Montserrat" w:cs="Times New Roman"/>
          <w:color w:val="404654"/>
          <w:kern w:val="0"/>
          <w:sz w:val="23"/>
          <w:szCs w:val="23"/>
          <w:lang w:eastAsia="fr-FR"/>
          <w14:ligatures w14:val="none"/>
        </w:rPr>
        <w:t>valeur par défaut : attribut obligatoire</w:t>
      </w:r>
    </w:p>
    <w:p w14:paraId="63189FC5" w14:textId="77777777" w:rsidR="00500BB2" w:rsidRPr="00500BB2" w:rsidRDefault="00500BB2" w:rsidP="00500BB2">
      <w:pPr>
        <w:shd w:val="clear" w:color="auto" w:fill="FFFFFF"/>
        <w:spacing w:before="450" w:after="75" w:line="240" w:lineRule="auto"/>
        <w:outlineLvl w:val="3"/>
        <w:rPr>
          <w:rFonts w:ascii="Montserrat" w:eastAsia="Times New Roman" w:hAnsi="Montserrat" w:cs="Times New Roman"/>
          <w:b/>
          <w:bCs/>
          <w:color w:val="2E333D"/>
          <w:kern w:val="0"/>
          <w:sz w:val="29"/>
          <w:szCs w:val="29"/>
          <w:lang w:eastAsia="fr-FR"/>
          <w14:ligatures w14:val="none"/>
        </w:rPr>
      </w:pPr>
      <w:r w:rsidRPr="00500BB2">
        <w:rPr>
          <w:rFonts w:ascii="Montserrat" w:eastAsia="Times New Roman" w:hAnsi="Montserrat" w:cs="Times New Roman"/>
          <w:b/>
          <w:bCs/>
          <w:color w:val="2E333D"/>
          <w:kern w:val="0"/>
          <w:sz w:val="29"/>
          <w:szCs w:val="29"/>
          <w:lang w:eastAsia="fr-FR"/>
          <w14:ligatures w14:val="none"/>
        </w:rPr>
        <w:t>Exemple</w:t>
      </w:r>
    </w:p>
    <w:p w14:paraId="42B625DA" w14:textId="77777777" w:rsidR="00500BB2" w:rsidRPr="00500BB2" w:rsidRDefault="00500BB2" w:rsidP="00500BB2">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consolata" w:eastAsia="Times New Roman" w:hAnsi="Inconsolata" w:cs="Courier New"/>
          <w:color w:val="404654"/>
          <w:kern w:val="0"/>
          <w:sz w:val="25"/>
          <w:szCs w:val="25"/>
          <w:lang w:eastAsia="fr-FR"/>
          <w14:ligatures w14:val="none"/>
        </w:rPr>
      </w:pPr>
      <w:r w:rsidRPr="00500BB2">
        <w:rPr>
          <w:rFonts w:ascii="Inconsolata" w:eastAsia="Times New Roman" w:hAnsi="Inconsolata" w:cs="Courier New"/>
          <w:color w:val="404654"/>
          <w:kern w:val="0"/>
          <w:sz w:val="25"/>
          <w:szCs w:val="25"/>
          <w:lang w:eastAsia="fr-FR"/>
          <w14:ligatures w14:val="none"/>
        </w:rPr>
        <w:t>GET https://moteurimmo.fr/api/originStatistics?apiKey=YOUR_API_KEY</w:t>
      </w:r>
    </w:p>
    <w:p w14:paraId="39DE06A0" w14:textId="77777777" w:rsidR="000C4C48" w:rsidRDefault="000C4C48"/>
    <w:sectPr w:rsidR="000C4C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Inconsolata">
    <w:panose1 w:val="00000000000000000000"/>
    <w:charset w:val="4D"/>
    <w:family w:val="auto"/>
    <w:pitch w:val="variable"/>
    <w:sig w:usb0="A00000FF" w:usb1="0000F9EB" w:usb2="00000020" w:usb3="00000000" w:csb0="00000193"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4F9"/>
    <w:multiLevelType w:val="multilevel"/>
    <w:tmpl w:val="184C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032C7"/>
    <w:multiLevelType w:val="multilevel"/>
    <w:tmpl w:val="844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21231"/>
    <w:multiLevelType w:val="multilevel"/>
    <w:tmpl w:val="41829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2478C"/>
    <w:multiLevelType w:val="multilevel"/>
    <w:tmpl w:val="2B9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22CBF"/>
    <w:multiLevelType w:val="multilevel"/>
    <w:tmpl w:val="8EC0B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54626D"/>
    <w:multiLevelType w:val="multilevel"/>
    <w:tmpl w:val="6184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9245A"/>
    <w:multiLevelType w:val="multilevel"/>
    <w:tmpl w:val="B4EA0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B92C9A"/>
    <w:multiLevelType w:val="multilevel"/>
    <w:tmpl w:val="92CA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3D61E7"/>
    <w:multiLevelType w:val="multilevel"/>
    <w:tmpl w:val="323E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EC68C4"/>
    <w:multiLevelType w:val="multilevel"/>
    <w:tmpl w:val="F486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5E6B3B"/>
    <w:multiLevelType w:val="multilevel"/>
    <w:tmpl w:val="1268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33AEA"/>
    <w:multiLevelType w:val="multilevel"/>
    <w:tmpl w:val="A12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E92E51"/>
    <w:multiLevelType w:val="multilevel"/>
    <w:tmpl w:val="2098A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B9471B"/>
    <w:multiLevelType w:val="multilevel"/>
    <w:tmpl w:val="25A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BF3421"/>
    <w:multiLevelType w:val="multilevel"/>
    <w:tmpl w:val="151E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440B77"/>
    <w:multiLevelType w:val="multilevel"/>
    <w:tmpl w:val="0F5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E76C10"/>
    <w:multiLevelType w:val="multilevel"/>
    <w:tmpl w:val="EAD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CD65A4"/>
    <w:multiLevelType w:val="multilevel"/>
    <w:tmpl w:val="26CC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0A1036"/>
    <w:multiLevelType w:val="multilevel"/>
    <w:tmpl w:val="15EA1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8354C"/>
    <w:multiLevelType w:val="multilevel"/>
    <w:tmpl w:val="D57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EE5742"/>
    <w:multiLevelType w:val="multilevel"/>
    <w:tmpl w:val="785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933F48"/>
    <w:multiLevelType w:val="multilevel"/>
    <w:tmpl w:val="E7CC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293A95"/>
    <w:multiLevelType w:val="multilevel"/>
    <w:tmpl w:val="5EE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213E32"/>
    <w:multiLevelType w:val="multilevel"/>
    <w:tmpl w:val="6D00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275E31"/>
    <w:multiLevelType w:val="multilevel"/>
    <w:tmpl w:val="B22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D61792"/>
    <w:multiLevelType w:val="multilevel"/>
    <w:tmpl w:val="ECB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94088F"/>
    <w:multiLevelType w:val="multilevel"/>
    <w:tmpl w:val="248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430BE2"/>
    <w:multiLevelType w:val="multilevel"/>
    <w:tmpl w:val="3162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443B4F"/>
    <w:multiLevelType w:val="multilevel"/>
    <w:tmpl w:val="12A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0666FF"/>
    <w:multiLevelType w:val="multilevel"/>
    <w:tmpl w:val="252C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73428D"/>
    <w:multiLevelType w:val="multilevel"/>
    <w:tmpl w:val="C17C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081171">
    <w:abstractNumId w:val="29"/>
  </w:num>
  <w:num w:numId="2" w16cid:durableId="894005082">
    <w:abstractNumId w:val="11"/>
  </w:num>
  <w:num w:numId="3" w16cid:durableId="90858018">
    <w:abstractNumId w:val="9"/>
  </w:num>
  <w:num w:numId="4" w16cid:durableId="2029914441">
    <w:abstractNumId w:val="1"/>
  </w:num>
  <w:num w:numId="5" w16cid:durableId="968558107">
    <w:abstractNumId w:val="26"/>
  </w:num>
  <w:num w:numId="6" w16cid:durableId="1475944819">
    <w:abstractNumId w:val="30"/>
  </w:num>
  <w:num w:numId="7" w16cid:durableId="1328825500">
    <w:abstractNumId w:val="24"/>
  </w:num>
  <w:num w:numId="8" w16cid:durableId="237324424">
    <w:abstractNumId w:val="23"/>
  </w:num>
  <w:num w:numId="9" w16cid:durableId="2010793492">
    <w:abstractNumId w:val="22"/>
  </w:num>
  <w:num w:numId="10" w16cid:durableId="655038632">
    <w:abstractNumId w:val="13"/>
  </w:num>
  <w:num w:numId="11" w16cid:durableId="1214461963">
    <w:abstractNumId w:val="6"/>
  </w:num>
  <w:num w:numId="12" w16cid:durableId="492185587">
    <w:abstractNumId w:val="16"/>
  </w:num>
  <w:num w:numId="13" w16cid:durableId="1966109911">
    <w:abstractNumId w:val="15"/>
  </w:num>
  <w:num w:numId="14" w16cid:durableId="1726291058">
    <w:abstractNumId w:val="10"/>
  </w:num>
  <w:num w:numId="15" w16cid:durableId="2032294301">
    <w:abstractNumId w:val="28"/>
  </w:num>
  <w:num w:numId="16" w16cid:durableId="2129615287">
    <w:abstractNumId w:val="5"/>
  </w:num>
  <w:num w:numId="17" w16cid:durableId="1168866561">
    <w:abstractNumId w:val="3"/>
  </w:num>
  <w:num w:numId="18" w16cid:durableId="1298998886">
    <w:abstractNumId w:val="27"/>
  </w:num>
  <w:num w:numId="19" w16cid:durableId="2133400364">
    <w:abstractNumId w:val="19"/>
  </w:num>
  <w:num w:numId="20" w16cid:durableId="574903201">
    <w:abstractNumId w:val="8"/>
  </w:num>
  <w:num w:numId="21" w16cid:durableId="1682970234">
    <w:abstractNumId w:val="7"/>
  </w:num>
  <w:num w:numId="22" w16cid:durableId="12613378">
    <w:abstractNumId w:val="2"/>
  </w:num>
  <w:num w:numId="23" w16cid:durableId="1690981166">
    <w:abstractNumId w:val="20"/>
  </w:num>
  <w:num w:numId="24" w16cid:durableId="292370574">
    <w:abstractNumId w:val="18"/>
  </w:num>
  <w:num w:numId="25" w16cid:durableId="552621688">
    <w:abstractNumId w:val="25"/>
  </w:num>
  <w:num w:numId="26" w16cid:durableId="969166870">
    <w:abstractNumId w:val="0"/>
  </w:num>
  <w:num w:numId="27" w16cid:durableId="133183329">
    <w:abstractNumId w:val="12"/>
  </w:num>
  <w:num w:numId="28" w16cid:durableId="565071611">
    <w:abstractNumId w:val="21"/>
  </w:num>
  <w:num w:numId="29" w16cid:durableId="247731898">
    <w:abstractNumId w:val="17"/>
  </w:num>
  <w:num w:numId="30" w16cid:durableId="918713049">
    <w:abstractNumId w:val="4"/>
  </w:num>
  <w:num w:numId="31" w16cid:durableId="1045519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B2"/>
    <w:rsid w:val="00033C90"/>
    <w:rsid w:val="000C4C48"/>
    <w:rsid w:val="001057B0"/>
    <w:rsid w:val="00500BB2"/>
    <w:rsid w:val="00837752"/>
    <w:rsid w:val="00C777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24098"/>
  <w15:chartTrackingRefBased/>
  <w15:docId w15:val="{660CC600-E447-5F43-80F1-EAA13227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0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00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00BB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00BB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00BB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00BB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0BB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0BB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0BB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0BB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00BB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00BB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00BB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00BB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00B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0B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0B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0BB2"/>
    <w:rPr>
      <w:rFonts w:eastAsiaTheme="majorEastAsia" w:cstheme="majorBidi"/>
      <w:color w:val="272727" w:themeColor="text1" w:themeTint="D8"/>
    </w:rPr>
  </w:style>
  <w:style w:type="paragraph" w:styleId="Titre">
    <w:name w:val="Title"/>
    <w:basedOn w:val="Normal"/>
    <w:next w:val="Normal"/>
    <w:link w:val="TitreCar"/>
    <w:uiPriority w:val="10"/>
    <w:qFormat/>
    <w:rsid w:val="00500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0B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0B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0B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0BB2"/>
    <w:pPr>
      <w:spacing w:before="160"/>
      <w:jc w:val="center"/>
    </w:pPr>
    <w:rPr>
      <w:i/>
      <w:iCs/>
      <w:color w:val="404040" w:themeColor="text1" w:themeTint="BF"/>
    </w:rPr>
  </w:style>
  <w:style w:type="character" w:customStyle="1" w:styleId="CitationCar">
    <w:name w:val="Citation Car"/>
    <w:basedOn w:val="Policepardfaut"/>
    <w:link w:val="Citation"/>
    <w:uiPriority w:val="29"/>
    <w:rsid w:val="00500BB2"/>
    <w:rPr>
      <w:i/>
      <w:iCs/>
      <w:color w:val="404040" w:themeColor="text1" w:themeTint="BF"/>
    </w:rPr>
  </w:style>
  <w:style w:type="paragraph" w:styleId="Paragraphedeliste">
    <w:name w:val="List Paragraph"/>
    <w:basedOn w:val="Normal"/>
    <w:uiPriority w:val="34"/>
    <w:qFormat/>
    <w:rsid w:val="00500BB2"/>
    <w:pPr>
      <w:ind w:left="720"/>
      <w:contextualSpacing/>
    </w:pPr>
  </w:style>
  <w:style w:type="character" w:styleId="Accentuationintense">
    <w:name w:val="Intense Emphasis"/>
    <w:basedOn w:val="Policepardfaut"/>
    <w:uiPriority w:val="21"/>
    <w:qFormat/>
    <w:rsid w:val="00500BB2"/>
    <w:rPr>
      <w:i/>
      <w:iCs/>
      <w:color w:val="0F4761" w:themeColor="accent1" w:themeShade="BF"/>
    </w:rPr>
  </w:style>
  <w:style w:type="paragraph" w:styleId="Citationintense">
    <w:name w:val="Intense Quote"/>
    <w:basedOn w:val="Normal"/>
    <w:next w:val="Normal"/>
    <w:link w:val="CitationintenseCar"/>
    <w:uiPriority w:val="30"/>
    <w:qFormat/>
    <w:rsid w:val="00500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00BB2"/>
    <w:rPr>
      <w:i/>
      <w:iCs/>
      <w:color w:val="0F4761" w:themeColor="accent1" w:themeShade="BF"/>
    </w:rPr>
  </w:style>
  <w:style w:type="character" w:styleId="Rfrenceintense">
    <w:name w:val="Intense Reference"/>
    <w:basedOn w:val="Policepardfaut"/>
    <w:uiPriority w:val="32"/>
    <w:qFormat/>
    <w:rsid w:val="00500BB2"/>
    <w:rPr>
      <w:b/>
      <w:bCs/>
      <w:smallCaps/>
      <w:color w:val="0F4761" w:themeColor="accent1" w:themeShade="BF"/>
      <w:spacing w:val="5"/>
    </w:rPr>
  </w:style>
  <w:style w:type="paragraph" w:customStyle="1" w:styleId="msonormal0">
    <w:name w:val="msonormal"/>
    <w:basedOn w:val="Normal"/>
    <w:rsid w:val="00500BB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ienhypertexte">
    <w:name w:val="Hyperlink"/>
    <w:basedOn w:val="Policepardfaut"/>
    <w:uiPriority w:val="99"/>
    <w:semiHidden/>
    <w:unhideWhenUsed/>
    <w:rsid w:val="00500BB2"/>
    <w:rPr>
      <w:color w:val="0000FF"/>
      <w:u w:val="single"/>
    </w:rPr>
  </w:style>
  <w:style w:type="character" w:styleId="Lienhypertextesuivivisit">
    <w:name w:val="FollowedHyperlink"/>
    <w:basedOn w:val="Policepardfaut"/>
    <w:uiPriority w:val="99"/>
    <w:semiHidden/>
    <w:unhideWhenUsed/>
    <w:rsid w:val="00500BB2"/>
    <w:rPr>
      <w:color w:val="800080"/>
      <w:u w:val="single"/>
    </w:rPr>
  </w:style>
  <w:style w:type="character" w:customStyle="1" w:styleId="has-tooltip-bottom">
    <w:name w:val="has-tooltip-bottom"/>
    <w:basedOn w:val="Policepardfaut"/>
    <w:rsid w:val="00500BB2"/>
  </w:style>
  <w:style w:type="paragraph" w:styleId="NormalWeb">
    <w:name w:val="Normal (Web)"/>
    <w:basedOn w:val="Normal"/>
    <w:uiPriority w:val="99"/>
    <w:semiHidden/>
    <w:unhideWhenUsed/>
    <w:rsid w:val="00500BB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500BB2"/>
    <w:rPr>
      <w:b/>
      <w:bCs/>
    </w:rPr>
  </w:style>
  <w:style w:type="character" w:styleId="CodeHTML">
    <w:name w:val="HTML Code"/>
    <w:basedOn w:val="Policepardfaut"/>
    <w:uiPriority w:val="99"/>
    <w:semiHidden/>
    <w:unhideWhenUsed/>
    <w:rsid w:val="00500BB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50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00BB2"/>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teurimmo.fr/documentation-api" TargetMode="External"/><Relationship Id="rId13" Type="http://schemas.openxmlformats.org/officeDocument/2006/relationships/hyperlink" Target="https://moteurimmo.fr/documentation-api" TargetMode="External"/><Relationship Id="rId18" Type="http://schemas.openxmlformats.org/officeDocument/2006/relationships/hyperlink" Target="https://moteurimmo.fr/documentation-ap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oteurimmo.fr/documentation-api" TargetMode="External"/><Relationship Id="rId12" Type="http://schemas.openxmlformats.org/officeDocument/2006/relationships/hyperlink" Target="https://moteurimmo.fr/documentation-api" TargetMode="External"/><Relationship Id="rId17" Type="http://schemas.openxmlformats.org/officeDocument/2006/relationships/hyperlink" Target="https://moteurimmo.fr/documentation-api" TargetMode="External"/><Relationship Id="rId2" Type="http://schemas.openxmlformats.org/officeDocument/2006/relationships/styles" Target="styles.xml"/><Relationship Id="rId16" Type="http://schemas.openxmlformats.org/officeDocument/2006/relationships/hyperlink" Target="https://moteurimmo.fr/documentation-api" TargetMode="External"/><Relationship Id="rId20" Type="http://schemas.openxmlformats.org/officeDocument/2006/relationships/hyperlink" Target="https://www.insee.fr/fr/information/2028129" TargetMode="External"/><Relationship Id="rId1" Type="http://schemas.openxmlformats.org/officeDocument/2006/relationships/numbering" Target="numbering.xml"/><Relationship Id="rId6" Type="http://schemas.openxmlformats.org/officeDocument/2006/relationships/hyperlink" Target="https://moteurimmo.fr/documentation-api" TargetMode="External"/><Relationship Id="rId11" Type="http://schemas.openxmlformats.org/officeDocument/2006/relationships/hyperlink" Target="https://moteurimmo.fr/documentation-api" TargetMode="External"/><Relationship Id="rId5" Type="http://schemas.openxmlformats.org/officeDocument/2006/relationships/hyperlink" Target="https://moteurimmo.fr/cgv-api" TargetMode="External"/><Relationship Id="rId15" Type="http://schemas.openxmlformats.org/officeDocument/2006/relationships/hyperlink" Target="https://moteurimmo.fr/documentation-api" TargetMode="External"/><Relationship Id="rId10" Type="http://schemas.openxmlformats.org/officeDocument/2006/relationships/hyperlink" Target="https://moteurimmo.fr/documentation-api" TargetMode="External"/><Relationship Id="rId19" Type="http://schemas.openxmlformats.org/officeDocument/2006/relationships/hyperlink" Target="https://moteurimmo.fr/documentation-api" TargetMode="External"/><Relationship Id="rId4" Type="http://schemas.openxmlformats.org/officeDocument/2006/relationships/webSettings" Target="webSettings.xml"/><Relationship Id="rId9" Type="http://schemas.openxmlformats.org/officeDocument/2006/relationships/hyperlink" Target="https://moteurimmo.fr/documentation-api" TargetMode="External"/><Relationship Id="rId14" Type="http://schemas.openxmlformats.org/officeDocument/2006/relationships/hyperlink" Target="https://moteurimmo.fr/documentation-api"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9327</Words>
  <Characters>51303</Characters>
  <Application>Microsoft Office Word</Application>
  <DocSecurity>0</DocSecurity>
  <Lines>427</Lines>
  <Paragraphs>121</Paragraphs>
  <ScaleCrop>false</ScaleCrop>
  <Company/>
  <LinksUpToDate>false</LinksUpToDate>
  <CharactersWithSpaces>60509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Yota Tchoffo</dc:creator>
  <cp:keywords/>
  <dc:description/>
  <cp:lastModifiedBy>Yves Yota Tchoffo</cp:lastModifiedBy>
  <cp:revision>1</cp:revision>
  <dcterms:created xsi:type="dcterms:W3CDTF">2026-04-01T16:36:00Z</dcterms:created>
  <dcterms:modified xsi:type="dcterms:W3CDTF">2026-04-01T16:39:00Z</dcterms:modified>
</cp:coreProperties>
</file>